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1E185" w14:textId="3B8D37B6" w:rsidR="007F141B" w:rsidRPr="007F141B" w:rsidRDefault="00000000" w:rsidP="007F141B">
      <w:pPr>
        <w:pStyle w:val="Ttulo1"/>
      </w:pPr>
      <w:proofErr w:type="spellStart"/>
      <w:r>
        <w:t>Planteamiento</w:t>
      </w:r>
      <w:proofErr w:type="spellEnd"/>
      <w:r>
        <w:t xml:space="preserve"> del </w:t>
      </w:r>
      <w:proofErr w:type="spellStart"/>
      <w:r>
        <w:t>Problema</w:t>
      </w:r>
      <w:proofErr w:type="spellEnd"/>
      <w:r>
        <w:t xml:space="preserve"> – Plataforma de </w:t>
      </w:r>
      <w:proofErr w:type="spellStart"/>
      <w:r>
        <w:t>Entrenamiento</w:t>
      </w:r>
      <w:proofErr w:type="spellEnd"/>
      <w:r>
        <w:t xml:space="preserve"> Deportivo </w:t>
      </w:r>
      <w:proofErr w:type="spellStart"/>
      <w:r>
        <w:t>Adaptativo</w:t>
      </w:r>
      <w:proofErr w:type="spellEnd"/>
      <w:r>
        <w:t xml:space="preserve"> (</w:t>
      </w:r>
      <w:proofErr w:type="spellStart"/>
      <w:ins w:id="0" w:author="Fabricio David Galarza Piedrahita" w:date="2026-03-08T20:42:00Z" w16du:dateUtc="2026-03-09T01:42:00Z">
        <w:r w:rsidR="007F141B">
          <w:t>A</w:t>
        </w:r>
      </w:ins>
      <w:ins w:id="1" w:author="Fabricio David Galarza Piedrahita" w:date="2026-03-08T20:43:00Z" w16du:dateUtc="2026-03-09T01:43:00Z">
        <w:r w:rsidR="007F141B">
          <w:t>thletIQ</w:t>
        </w:r>
      </w:ins>
      <w:proofErr w:type="spellEnd"/>
      <w:del w:id="2" w:author="Fabricio David Galarza Piedrahita" w:date="2026-03-08T20:42:00Z" w16du:dateUtc="2026-03-09T01:42:00Z">
        <w:r w:rsidDel="007F141B">
          <w:delText>MVP Multideporte</w:delText>
        </w:r>
      </w:del>
      <w:r>
        <w:t>)</w:t>
      </w:r>
    </w:p>
    <w:p w14:paraId="2FF47150" w14:textId="77777777" w:rsidR="002D01F9" w:rsidRDefault="00000000" w:rsidP="00874ED5">
      <w:pPr>
        <w:pStyle w:val="Ttulo1"/>
        <w:rPr>
          <w:ins w:id="3" w:author="Fabricio David Galarza Piedrahita" w:date="2026-03-09T08:42:00Z" w16du:dateUtc="2026-03-09T13:42:00Z"/>
        </w:rPr>
        <w:pPrChange w:id="4" w:author="Fabricio David Galarza Piedrahita" w:date="2026-03-09T08:42:00Z" w16du:dateUtc="2026-03-09T13:42:00Z">
          <w:pPr>
            <w:pStyle w:val="Ttulo2"/>
          </w:pPr>
        </w:pPrChange>
      </w:pPr>
      <w:proofErr w:type="spellStart"/>
      <w:r>
        <w:t>Contexto</w:t>
      </w:r>
      <w:proofErr w:type="spellEnd"/>
    </w:p>
    <w:p w14:paraId="5D45B4C4" w14:textId="77777777" w:rsidR="00874ED5" w:rsidRPr="00874ED5" w:rsidRDefault="00874ED5" w:rsidP="00874ED5">
      <w:pPr>
        <w:pPrChange w:id="5" w:author="Fabricio David Galarza Piedrahita" w:date="2026-03-09T08:42:00Z" w16du:dateUtc="2026-03-09T13:42:00Z">
          <w:pPr>
            <w:pStyle w:val="Ttulo2"/>
          </w:pPr>
        </w:pPrChange>
      </w:pPr>
    </w:p>
    <w:p w14:paraId="2DFD1893" w14:textId="77777777" w:rsidR="007A7A85" w:rsidRPr="007A7A85" w:rsidRDefault="007A7A85" w:rsidP="00874ED5">
      <w:pPr>
        <w:pStyle w:val="Sinespaciado"/>
        <w:rPr>
          <w:ins w:id="6" w:author="Fabricio David Galarza Piedrahita" w:date="2026-03-09T08:30:00Z"/>
          <w:lang w:val="es-CO"/>
        </w:rPr>
        <w:pPrChange w:id="7" w:author="Fabricio David Galarza Piedrahita" w:date="2026-03-09T08:44:00Z" w16du:dateUtc="2026-03-09T13:44:00Z">
          <w:pPr>
            <w:pStyle w:val="Ttulo2"/>
          </w:pPr>
        </w:pPrChange>
      </w:pPr>
      <w:ins w:id="8" w:author="Fabricio David Galarza Piedrahita" w:date="2026-03-09T08:30:00Z">
        <w:r w:rsidRPr="007A7A85">
          <w:rPr>
            <w:lang w:val="es-CO"/>
          </w:rPr>
          <w:t>El crecimiento del entrenamiento deportivo recreativo y competitivo ha llevado a que cada vez más atletas utilicen dispositivos tecnológicos para registrar sus sesiones de entrenamiento. Relojes deportivos, sensores de frecuencia cardíaca y aplicaciones móviles permiten recopilar datos detallados sobre cada actividad realizada.</w:t>
        </w:r>
      </w:ins>
    </w:p>
    <w:p w14:paraId="61A48BE7" w14:textId="77777777" w:rsidR="007A7A85" w:rsidRPr="007A7A85" w:rsidRDefault="007A7A85" w:rsidP="007A7A85">
      <w:pPr>
        <w:rPr>
          <w:ins w:id="9" w:author="Fabricio David Galarza Piedrahita" w:date="2026-03-09T08:30:00Z"/>
          <w:lang w:val="es-CO"/>
        </w:rPr>
        <w:pPrChange w:id="10" w:author="Fabricio David Galarza Piedrahita" w:date="2026-03-09T08:30:00Z" w16du:dateUtc="2026-03-09T13:30:00Z">
          <w:pPr>
            <w:pStyle w:val="Ttulo2"/>
          </w:pPr>
        </w:pPrChange>
      </w:pPr>
      <w:ins w:id="11" w:author="Fabricio David Galarza Piedrahita" w:date="2026-03-09T08:30:00Z">
        <w:r w:rsidRPr="007A7A85">
          <w:rPr>
            <w:lang w:val="es-CO"/>
          </w:rPr>
          <w:t>En disciplinas como running, crossfit y entrenamiento funcional, los atletas generan múltiples métricas relacionadas con su desempeño, como duración, frecuencia cardíaca, volumen de trabajo, intensidad, número de repeticiones, carga utilizada y percepción del esfuerzo (RPE).</w:t>
        </w:r>
      </w:ins>
    </w:p>
    <w:p w14:paraId="00980838" w14:textId="77777777" w:rsidR="007A7A85" w:rsidRPr="007A7A85" w:rsidRDefault="007A7A85" w:rsidP="007A7A85">
      <w:pPr>
        <w:rPr>
          <w:ins w:id="12" w:author="Fabricio David Galarza Piedrahita" w:date="2026-03-09T08:30:00Z"/>
          <w:lang w:val="es-CO"/>
        </w:rPr>
        <w:pPrChange w:id="13" w:author="Fabricio David Galarza Piedrahita" w:date="2026-03-09T08:30:00Z" w16du:dateUtc="2026-03-09T13:30:00Z">
          <w:pPr>
            <w:pStyle w:val="Ttulo2"/>
          </w:pPr>
        </w:pPrChange>
      </w:pPr>
      <w:ins w:id="14" w:author="Fabricio David Galarza Piedrahita" w:date="2026-03-09T08:30:00Z">
        <w:r w:rsidRPr="007A7A85">
          <w:rPr>
            <w:lang w:val="es-CO"/>
          </w:rPr>
          <w:t>Paralelamente, muchos entrenadores deportivos también utilizan herramientas digitales para realizar el seguimiento de sus atletas y planificar entrenamientos. Sin embargo, la mayoría de estas herramientas están diseñadas principalmente para registrar información, pero no para interpretar los datos de forma inteligente ni facilitar la gestión eficiente de múltiples atletas.</w:t>
        </w:r>
      </w:ins>
    </w:p>
    <w:p w14:paraId="4FABDD9B" w14:textId="4FE36CF1" w:rsidR="002D01F9" w:rsidDel="007A7A85" w:rsidRDefault="00000000">
      <w:pPr>
        <w:rPr>
          <w:del w:id="15" w:author="Fabricio David Galarza Piedrahita" w:date="2026-03-09T08:30:00Z" w16du:dateUtc="2026-03-09T13:30:00Z"/>
        </w:rPr>
      </w:pPr>
      <w:del w:id="16" w:author="Fabricio David Galarza Piedrahita" w:date="2026-03-09T08:30:00Z" w16du:dateUtc="2026-03-09T13:30:00Z">
        <w:r w:rsidDel="007A7A85">
          <w:delText>El crecimiento del entrenamiento deportivo recreativo y competitivo ha llevado a que cada vez más atletas utilicen dispositivos tecnológicos para registrar sus sesiones. Relojes deportivos, sensores de frecuencia cardíaca y aplicaciones móviles permiten recopilar datos detallados sobre cada entrenamiento.</w:delText>
        </w:r>
      </w:del>
    </w:p>
    <w:p w14:paraId="0F617175" w14:textId="62D731E4" w:rsidR="002D01F9" w:rsidDel="007A7A85" w:rsidRDefault="002D01F9">
      <w:pPr>
        <w:rPr>
          <w:del w:id="17" w:author="Fabricio David Galarza Piedrahita" w:date="2026-03-09T08:30:00Z" w16du:dateUtc="2026-03-09T13:30:00Z"/>
        </w:rPr>
      </w:pPr>
    </w:p>
    <w:p w14:paraId="284A496E" w14:textId="7FD87493" w:rsidR="002D01F9" w:rsidDel="007A7A85" w:rsidRDefault="00000000">
      <w:pPr>
        <w:rPr>
          <w:del w:id="18" w:author="Fabricio David Galarza Piedrahita" w:date="2026-03-09T08:30:00Z" w16du:dateUtc="2026-03-09T13:30:00Z"/>
        </w:rPr>
      </w:pPr>
      <w:del w:id="19" w:author="Fabricio David Galarza Piedrahita" w:date="2026-03-09T08:30:00Z" w16du:dateUtc="2026-03-09T13:30:00Z">
        <w:r w:rsidDel="007A7A85">
          <w:delText>En disciplinas como running, crossfit y entrenamiento funcional, los atletas generan métricas como duración, frecuencia cardíaca, volumen de trabajo, intensidad, número de repeticiones, carga utilizada y percepción del esfuerzo (RPE).</w:delText>
        </w:r>
      </w:del>
    </w:p>
    <w:p w14:paraId="44EFD614" w14:textId="77777777" w:rsidR="002D01F9" w:rsidRDefault="00000000" w:rsidP="00874ED5">
      <w:pPr>
        <w:pStyle w:val="Ttulo1"/>
        <w:rPr>
          <w:ins w:id="20" w:author="Fabricio David Galarza Piedrahita" w:date="2026-03-09T08:42:00Z" w16du:dateUtc="2026-03-09T13:42:00Z"/>
        </w:rPr>
        <w:pPrChange w:id="21" w:author="Fabricio David Galarza Piedrahita" w:date="2026-03-09T08:42:00Z" w16du:dateUtc="2026-03-09T13:42:00Z">
          <w:pPr>
            <w:pStyle w:val="Ttulo2"/>
          </w:pPr>
        </w:pPrChange>
      </w:pPr>
      <w:proofErr w:type="spellStart"/>
      <w:r>
        <w:t>Problema</w:t>
      </w:r>
      <w:proofErr w:type="spellEnd"/>
    </w:p>
    <w:p w14:paraId="46B2244B" w14:textId="77777777" w:rsidR="00874ED5" w:rsidRPr="00874ED5" w:rsidRDefault="00874ED5" w:rsidP="00874ED5">
      <w:pPr>
        <w:pPrChange w:id="22" w:author="Fabricio David Galarza Piedrahita" w:date="2026-03-09T08:42:00Z" w16du:dateUtc="2026-03-09T13:42:00Z">
          <w:pPr>
            <w:pStyle w:val="Ttulo2"/>
          </w:pPr>
        </w:pPrChange>
      </w:pPr>
    </w:p>
    <w:p w14:paraId="5D6EE13A" w14:textId="77777777" w:rsidR="007A7A85" w:rsidRPr="007A7A85" w:rsidRDefault="007A7A85" w:rsidP="00874ED5">
      <w:pPr>
        <w:pStyle w:val="Sinespaciado"/>
        <w:rPr>
          <w:ins w:id="23" w:author="Fabricio David Galarza Piedrahita" w:date="2026-03-09T08:32:00Z"/>
          <w:lang w:val="es-CO"/>
        </w:rPr>
        <w:pPrChange w:id="24" w:author="Fabricio David Galarza Piedrahita" w:date="2026-03-09T08:44:00Z" w16du:dateUtc="2026-03-09T13:44:00Z">
          <w:pPr>
            <w:pStyle w:val="Ttulo2"/>
          </w:pPr>
        </w:pPrChange>
      </w:pPr>
      <w:ins w:id="25" w:author="Fabricio David Galarza Piedrahita" w:date="2026-03-09T08:32:00Z">
        <w:r w:rsidRPr="007A7A85">
          <w:rPr>
            <w:lang w:val="es-CO"/>
          </w:rPr>
          <w:t>A pesar de la gran cantidad de datos generados durante los entrenamientos, la mayoría de las herramientas actuales se limitan a registrar la información sin ofrecer un análisis profundo que ayude al atleta a tomar decisiones sobre cómo debe entrenar en su siguiente sesión.</w:t>
        </w:r>
      </w:ins>
    </w:p>
    <w:p w14:paraId="01C350E8" w14:textId="77777777" w:rsidR="007A7A85" w:rsidRPr="007A7A85" w:rsidRDefault="007A7A85" w:rsidP="007A7A85">
      <w:pPr>
        <w:rPr>
          <w:ins w:id="26" w:author="Fabricio David Galarza Piedrahita" w:date="2026-03-09T08:32:00Z"/>
          <w:lang w:val="es-CO"/>
        </w:rPr>
        <w:pPrChange w:id="27" w:author="Fabricio David Galarza Piedrahita" w:date="2026-03-09T08:32:00Z" w16du:dateUtc="2026-03-09T13:32:00Z">
          <w:pPr>
            <w:pStyle w:val="Ttulo2"/>
          </w:pPr>
        </w:pPrChange>
      </w:pPr>
      <w:ins w:id="28" w:author="Fabricio David Galarza Piedrahita" w:date="2026-03-09T08:32:00Z">
        <w:r w:rsidRPr="007A7A85">
          <w:rPr>
            <w:lang w:val="es-CO"/>
          </w:rPr>
          <w:t>En la práctica, los deportistas deben interpretar manualmente sus métricas o seguir planes de entrenamiento genéricos que no se adaptan a su estado físico real, su nivel de fatiga o su progreso reciente.</w:t>
        </w:r>
      </w:ins>
    </w:p>
    <w:p w14:paraId="3D0377CC" w14:textId="77777777" w:rsidR="007A7A85" w:rsidRPr="007A7A85" w:rsidRDefault="007A7A85" w:rsidP="007A7A85">
      <w:pPr>
        <w:rPr>
          <w:ins w:id="29" w:author="Fabricio David Galarza Piedrahita" w:date="2026-03-09T08:32:00Z"/>
          <w:lang w:val="es-CO"/>
        </w:rPr>
        <w:pPrChange w:id="30" w:author="Fabricio David Galarza Piedrahita" w:date="2026-03-09T08:32:00Z" w16du:dateUtc="2026-03-09T13:32:00Z">
          <w:pPr>
            <w:pStyle w:val="Ttulo2"/>
          </w:pPr>
        </w:pPrChange>
      </w:pPr>
      <w:ins w:id="31" w:author="Fabricio David Galarza Piedrahita" w:date="2026-03-09T08:32:00Z">
        <w:r w:rsidRPr="007A7A85">
          <w:rPr>
            <w:lang w:val="es-CO"/>
          </w:rPr>
          <w:t>Por otro lado, los entrenadores deportivos enfrentan un reto adicional: deben gestionar múltiples atletas simultáneamente, revisar sus entrenamientos, evaluar su progreso y ajustar sus planes de entrenamiento de forma continua.</w:t>
        </w:r>
      </w:ins>
    </w:p>
    <w:p w14:paraId="0BF05671" w14:textId="77777777" w:rsidR="00C467F0" w:rsidRDefault="007A7A85" w:rsidP="007A7A85">
      <w:pPr>
        <w:rPr>
          <w:lang w:val="es-CO"/>
        </w:rPr>
      </w:pPr>
      <w:ins w:id="32" w:author="Fabricio David Galarza Piedrahita" w:date="2026-03-09T08:32:00Z">
        <w:r w:rsidRPr="007A7A85">
          <w:rPr>
            <w:lang w:val="es-CO"/>
          </w:rPr>
          <w:t xml:space="preserve">En muchos casos, este proceso se realiza mediante herramientas fragmentadas como hojas de cálculo, aplicaciones de mensajería o plataformas que no integran adecuadamente el </w:t>
        </w:r>
      </w:ins>
    </w:p>
    <w:p w14:paraId="0B62A529" w14:textId="77777777" w:rsidR="00C467F0" w:rsidRDefault="00C467F0" w:rsidP="00C467F0">
      <w:pPr>
        <w:rPr>
          <w:lang w:val="es-CO"/>
        </w:rPr>
      </w:pPr>
    </w:p>
    <w:p w14:paraId="70EED1EB" w14:textId="2ACCBC5A" w:rsidR="007A7A85" w:rsidRPr="007A7A85" w:rsidRDefault="007A7A85" w:rsidP="00C467F0">
      <w:pPr>
        <w:rPr>
          <w:ins w:id="33" w:author="Fabricio David Galarza Piedrahita" w:date="2026-03-09T08:32:00Z"/>
          <w:lang w:val="es-CO"/>
        </w:rPr>
      </w:pPr>
      <w:ins w:id="34" w:author="Fabricio David Galarza Piedrahita" w:date="2026-03-09T08:32:00Z">
        <w:r w:rsidRPr="007A7A85">
          <w:rPr>
            <w:lang w:val="es-CO"/>
          </w:rPr>
          <w:t>análisis de datos, la planificación de entrenamientos y el seguimiento del progreso de los atletas.</w:t>
        </w:r>
      </w:ins>
    </w:p>
    <w:p w14:paraId="3FF4A44B" w14:textId="45213963" w:rsidR="002D01F9" w:rsidDel="007A7A85" w:rsidRDefault="00000000">
      <w:pPr>
        <w:rPr>
          <w:del w:id="35" w:author="Fabricio David Galarza Piedrahita" w:date="2026-03-09T08:32:00Z" w16du:dateUtc="2026-03-09T13:32:00Z"/>
        </w:rPr>
      </w:pPr>
      <w:del w:id="36" w:author="Fabricio David Galarza Piedrahita" w:date="2026-03-09T08:32:00Z" w16du:dateUtc="2026-03-09T13:32:00Z">
        <w:r w:rsidDel="007A7A85">
          <w:delText>A pesar de la gran cantidad de datos generados durante los entrenamientos, la mayoría de las herramientas actuales se limitan a registrar la información sin ofrecer un análisis profundo que ayude al atleta a tomar decisiones sobre cómo debe entrenar al día siguiente.</w:delText>
        </w:r>
      </w:del>
    </w:p>
    <w:p w14:paraId="274FA1B9" w14:textId="26A36FBF" w:rsidR="002D01F9" w:rsidDel="007A7A85" w:rsidRDefault="002D01F9">
      <w:pPr>
        <w:rPr>
          <w:del w:id="37" w:author="Fabricio David Galarza Piedrahita" w:date="2026-03-09T08:32:00Z" w16du:dateUtc="2026-03-09T13:32:00Z"/>
        </w:rPr>
      </w:pPr>
    </w:p>
    <w:p w14:paraId="34FBECD5" w14:textId="6D652CA6" w:rsidR="002D01F9" w:rsidDel="007A7A85" w:rsidRDefault="00000000">
      <w:pPr>
        <w:rPr>
          <w:del w:id="38" w:author="Fabricio David Galarza Piedrahita" w:date="2026-03-09T08:32:00Z" w16du:dateUtc="2026-03-09T13:32:00Z"/>
        </w:rPr>
      </w:pPr>
      <w:del w:id="39" w:author="Fabricio David Galarza Piedrahita" w:date="2026-03-09T08:32:00Z" w16du:dateUtc="2026-03-09T13:32:00Z">
        <w:r w:rsidDel="007A7A85">
          <w:delText>En la práctica, los deportistas deben interpretar manualmente sus métricas o seguir planes de entrenamiento genéricos que no se adaptan a su estado físico real, nivel de fatiga o progreso reciente.</w:delText>
        </w:r>
      </w:del>
    </w:p>
    <w:p w14:paraId="3F6BE150" w14:textId="0872893D" w:rsidR="007A7A85" w:rsidRDefault="00000000" w:rsidP="00874ED5">
      <w:pPr>
        <w:pStyle w:val="Ttulo1"/>
        <w:rPr>
          <w:ins w:id="40" w:author="Fabricio David Galarza Piedrahita" w:date="2026-03-09T08:35:00Z" w16du:dateUtc="2026-03-09T13:35:00Z"/>
        </w:rPr>
        <w:pPrChange w:id="41" w:author="Fabricio David Galarza Piedrahita" w:date="2026-03-09T08:42:00Z" w16du:dateUtc="2026-03-09T13:42:00Z">
          <w:pPr>
            <w:pStyle w:val="Ttulo2"/>
          </w:pPr>
        </w:pPrChange>
      </w:pPr>
      <w:proofErr w:type="spellStart"/>
      <w:r>
        <w:t>Consecuencias</w:t>
      </w:r>
      <w:proofErr w:type="spellEnd"/>
      <w:r>
        <w:t xml:space="preserve"> para </w:t>
      </w:r>
      <w:proofErr w:type="spellStart"/>
      <w:r>
        <w:t>los</w:t>
      </w:r>
      <w:proofErr w:type="spellEnd"/>
      <w:r>
        <w:t xml:space="preserve"> </w:t>
      </w:r>
      <w:proofErr w:type="spellStart"/>
      <w:r>
        <w:t>Atletas</w:t>
      </w:r>
      <w:proofErr w:type="spellEnd"/>
    </w:p>
    <w:p w14:paraId="1FF379D6" w14:textId="77777777" w:rsidR="007A7A85" w:rsidRPr="007A7A85" w:rsidRDefault="007A7A85" w:rsidP="007A7A85">
      <w:pPr>
        <w:pPrChange w:id="42" w:author="Fabricio David Galarza Piedrahita" w:date="2026-03-09T08:35:00Z" w16du:dateUtc="2026-03-09T13:35:00Z">
          <w:pPr>
            <w:pStyle w:val="Ttulo2"/>
          </w:pPr>
        </w:pPrChange>
      </w:pPr>
    </w:p>
    <w:p w14:paraId="41987A37" w14:textId="77777777" w:rsidR="007A7A85" w:rsidRPr="007A7A85" w:rsidRDefault="007A7A85" w:rsidP="007A7A85">
      <w:pPr>
        <w:rPr>
          <w:ins w:id="43" w:author="Fabricio David Galarza Piedrahita" w:date="2026-03-09T08:35:00Z"/>
          <w:lang w:val="es-CO"/>
        </w:rPr>
        <w:pPrChange w:id="44" w:author="Fabricio David Galarza Piedrahita" w:date="2026-03-09T08:35:00Z" w16du:dateUtc="2026-03-09T13:35:00Z">
          <w:pPr>
            <w:pStyle w:val="Ttulo2"/>
          </w:pPr>
        </w:pPrChange>
      </w:pPr>
      <w:ins w:id="45" w:author="Fabricio David Galarza Piedrahita" w:date="2026-03-09T08:35:00Z">
        <w:r w:rsidRPr="007A7A85">
          <w:rPr>
            <w:lang w:val="es-CO"/>
          </w:rPr>
          <w:t>La falta de herramientas que integren análisis de datos y planificación adaptativa genera varios problemas comunes:</w:t>
        </w:r>
      </w:ins>
    </w:p>
    <w:p w14:paraId="11956806" w14:textId="77777777" w:rsidR="007A7A85" w:rsidRPr="00874ED5" w:rsidRDefault="007A7A85" w:rsidP="00874ED5">
      <w:pPr>
        <w:pStyle w:val="Prrafodelista"/>
        <w:numPr>
          <w:ilvl w:val="0"/>
          <w:numId w:val="23"/>
        </w:numPr>
        <w:rPr>
          <w:ins w:id="46" w:author="Fabricio David Galarza Piedrahita" w:date="2026-03-09T08:35:00Z"/>
          <w:lang w:val="es-CO"/>
        </w:rPr>
        <w:pPrChange w:id="47" w:author="Fabricio David Galarza Piedrahita" w:date="2026-03-09T08:42:00Z" w16du:dateUtc="2026-03-09T13:42:00Z">
          <w:pPr>
            <w:pStyle w:val="Ttulo2"/>
            <w:numPr>
              <w:numId w:val="10"/>
            </w:numPr>
            <w:tabs>
              <w:tab w:val="num" w:pos="720"/>
            </w:tabs>
            <w:ind w:left="720" w:hanging="360"/>
          </w:pPr>
        </w:pPrChange>
      </w:pPr>
      <w:ins w:id="48" w:author="Fabricio David Galarza Piedrahita" w:date="2026-03-09T08:35:00Z">
        <w:r w:rsidRPr="00874ED5">
          <w:rPr>
            <w:lang w:val="es-CO"/>
          </w:rPr>
          <w:t>Planes de entrenamiento que no se ajustan al estado real del atleta.</w:t>
        </w:r>
      </w:ins>
    </w:p>
    <w:p w14:paraId="2BC47211" w14:textId="77777777" w:rsidR="007A7A85" w:rsidRPr="00874ED5" w:rsidRDefault="007A7A85" w:rsidP="00874ED5">
      <w:pPr>
        <w:pStyle w:val="Prrafodelista"/>
        <w:numPr>
          <w:ilvl w:val="0"/>
          <w:numId w:val="23"/>
        </w:numPr>
        <w:rPr>
          <w:ins w:id="49" w:author="Fabricio David Galarza Piedrahita" w:date="2026-03-09T08:35:00Z"/>
          <w:lang w:val="es-CO"/>
        </w:rPr>
        <w:pPrChange w:id="50" w:author="Fabricio David Galarza Piedrahita" w:date="2026-03-09T08:42:00Z" w16du:dateUtc="2026-03-09T13:42:00Z">
          <w:pPr>
            <w:pStyle w:val="Ttulo2"/>
            <w:numPr>
              <w:numId w:val="10"/>
            </w:numPr>
            <w:tabs>
              <w:tab w:val="num" w:pos="720"/>
            </w:tabs>
            <w:ind w:left="720" w:hanging="360"/>
          </w:pPr>
        </w:pPrChange>
      </w:pPr>
      <w:ins w:id="51" w:author="Fabricio David Galarza Piedrahita" w:date="2026-03-09T08:35:00Z">
        <w:r w:rsidRPr="00874ED5">
          <w:rPr>
            <w:lang w:val="es-CO"/>
          </w:rPr>
          <w:t xml:space="preserve">Riesgo de </w:t>
        </w:r>
        <w:proofErr w:type="spellStart"/>
        <w:r w:rsidRPr="00874ED5">
          <w:rPr>
            <w:lang w:val="es-CO"/>
          </w:rPr>
          <w:t>sobreentrenamiento</w:t>
        </w:r>
        <w:proofErr w:type="spellEnd"/>
        <w:r w:rsidRPr="00874ED5">
          <w:rPr>
            <w:lang w:val="es-CO"/>
          </w:rPr>
          <w:t xml:space="preserve"> o fatiga acumulada.</w:t>
        </w:r>
      </w:ins>
    </w:p>
    <w:p w14:paraId="2A58BF62" w14:textId="77777777" w:rsidR="007A7A85" w:rsidRPr="00874ED5" w:rsidRDefault="007A7A85" w:rsidP="00874ED5">
      <w:pPr>
        <w:pStyle w:val="Prrafodelista"/>
        <w:numPr>
          <w:ilvl w:val="0"/>
          <w:numId w:val="23"/>
        </w:numPr>
        <w:rPr>
          <w:ins w:id="52" w:author="Fabricio David Galarza Piedrahita" w:date="2026-03-09T08:35:00Z"/>
          <w:lang w:val="es-CO"/>
        </w:rPr>
        <w:pPrChange w:id="53" w:author="Fabricio David Galarza Piedrahita" w:date="2026-03-09T08:42:00Z" w16du:dateUtc="2026-03-09T13:42:00Z">
          <w:pPr>
            <w:pStyle w:val="Ttulo2"/>
            <w:numPr>
              <w:numId w:val="10"/>
            </w:numPr>
            <w:tabs>
              <w:tab w:val="num" w:pos="720"/>
            </w:tabs>
            <w:ind w:left="720" w:hanging="360"/>
          </w:pPr>
        </w:pPrChange>
      </w:pPr>
      <w:ins w:id="54" w:author="Fabricio David Galarza Piedrahita" w:date="2026-03-09T08:35:00Z">
        <w:r w:rsidRPr="00874ED5">
          <w:rPr>
            <w:lang w:val="es-CO"/>
          </w:rPr>
          <w:t>Progresiones de carga poco eficientes.</w:t>
        </w:r>
      </w:ins>
    </w:p>
    <w:p w14:paraId="29B2D7D6" w14:textId="77777777" w:rsidR="007A7A85" w:rsidRPr="00874ED5" w:rsidRDefault="007A7A85" w:rsidP="00874ED5">
      <w:pPr>
        <w:pStyle w:val="Prrafodelista"/>
        <w:numPr>
          <w:ilvl w:val="0"/>
          <w:numId w:val="23"/>
        </w:numPr>
        <w:rPr>
          <w:ins w:id="55" w:author="Fabricio David Galarza Piedrahita" w:date="2026-03-09T08:35:00Z"/>
          <w:lang w:val="es-CO"/>
        </w:rPr>
        <w:pPrChange w:id="56" w:author="Fabricio David Galarza Piedrahita" w:date="2026-03-09T08:42:00Z" w16du:dateUtc="2026-03-09T13:42:00Z">
          <w:pPr>
            <w:pStyle w:val="Ttulo2"/>
            <w:numPr>
              <w:numId w:val="10"/>
            </w:numPr>
            <w:tabs>
              <w:tab w:val="num" w:pos="720"/>
            </w:tabs>
            <w:ind w:left="720" w:hanging="360"/>
          </w:pPr>
        </w:pPrChange>
      </w:pPr>
      <w:ins w:id="57" w:author="Fabricio David Galarza Piedrahita" w:date="2026-03-09T08:35:00Z">
        <w:r w:rsidRPr="00874ED5">
          <w:rPr>
            <w:lang w:val="es-CO"/>
          </w:rPr>
          <w:t>Dependencia de entrenadores personales para interpretar datos complejos.</w:t>
        </w:r>
      </w:ins>
    </w:p>
    <w:p w14:paraId="4D0F0049" w14:textId="77777777" w:rsidR="007A7A85" w:rsidRPr="00874ED5" w:rsidRDefault="007A7A85" w:rsidP="00874ED5">
      <w:pPr>
        <w:pStyle w:val="Prrafodelista"/>
        <w:numPr>
          <w:ilvl w:val="0"/>
          <w:numId w:val="23"/>
        </w:numPr>
        <w:rPr>
          <w:ins w:id="58" w:author="Fabricio David Galarza Piedrahita" w:date="2026-03-09T08:35:00Z"/>
          <w:lang w:val="es-CO"/>
        </w:rPr>
        <w:pPrChange w:id="59" w:author="Fabricio David Galarza Piedrahita" w:date="2026-03-09T08:42:00Z" w16du:dateUtc="2026-03-09T13:42:00Z">
          <w:pPr>
            <w:pStyle w:val="Ttulo2"/>
            <w:numPr>
              <w:numId w:val="10"/>
            </w:numPr>
            <w:tabs>
              <w:tab w:val="num" w:pos="720"/>
            </w:tabs>
            <w:ind w:left="720" w:hanging="360"/>
          </w:pPr>
        </w:pPrChange>
      </w:pPr>
      <w:ins w:id="60" w:author="Fabricio David Galarza Piedrahita" w:date="2026-03-09T08:35:00Z">
        <w:r w:rsidRPr="00874ED5">
          <w:rPr>
            <w:lang w:val="es-CO"/>
          </w:rPr>
          <w:t>Alto trabajo manual para entrenadores que gestionan múltiples atletas.</w:t>
        </w:r>
      </w:ins>
    </w:p>
    <w:p w14:paraId="538ADEAA" w14:textId="77777777" w:rsidR="007A7A85" w:rsidRPr="00874ED5" w:rsidRDefault="007A7A85" w:rsidP="00874ED5">
      <w:pPr>
        <w:pStyle w:val="Prrafodelista"/>
        <w:numPr>
          <w:ilvl w:val="0"/>
          <w:numId w:val="23"/>
        </w:numPr>
        <w:rPr>
          <w:ins w:id="61" w:author="Fabricio David Galarza Piedrahita" w:date="2026-03-09T08:35:00Z"/>
          <w:lang w:val="es-CO"/>
        </w:rPr>
        <w:pPrChange w:id="62" w:author="Fabricio David Galarza Piedrahita" w:date="2026-03-09T08:42:00Z" w16du:dateUtc="2026-03-09T13:42:00Z">
          <w:pPr>
            <w:pStyle w:val="Ttulo2"/>
            <w:numPr>
              <w:numId w:val="10"/>
            </w:numPr>
            <w:tabs>
              <w:tab w:val="num" w:pos="720"/>
            </w:tabs>
            <w:ind w:left="720" w:hanging="360"/>
          </w:pPr>
        </w:pPrChange>
      </w:pPr>
      <w:ins w:id="63" w:author="Fabricio David Galarza Piedrahita" w:date="2026-03-09T08:35:00Z">
        <w:r w:rsidRPr="00874ED5">
          <w:rPr>
            <w:lang w:val="es-CO"/>
          </w:rPr>
          <w:t>Dificultad para realizar seguimiento estructurado del progreso de los atletas.</w:t>
        </w:r>
      </w:ins>
    </w:p>
    <w:p w14:paraId="118CFA0D" w14:textId="77777777" w:rsidR="007A7A85" w:rsidRPr="00874ED5" w:rsidRDefault="007A7A85" w:rsidP="00874ED5">
      <w:pPr>
        <w:pStyle w:val="Prrafodelista"/>
        <w:numPr>
          <w:ilvl w:val="0"/>
          <w:numId w:val="23"/>
        </w:numPr>
        <w:rPr>
          <w:ins w:id="64" w:author="Fabricio David Galarza Piedrahita" w:date="2026-03-09T08:35:00Z"/>
          <w:lang w:val="es-CO"/>
        </w:rPr>
        <w:pPrChange w:id="65" w:author="Fabricio David Galarza Piedrahita" w:date="2026-03-09T08:42:00Z" w16du:dateUtc="2026-03-09T13:42:00Z">
          <w:pPr>
            <w:pStyle w:val="Ttulo2"/>
            <w:numPr>
              <w:numId w:val="10"/>
            </w:numPr>
            <w:tabs>
              <w:tab w:val="num" w:pos="720"/>
            </w:tabs>
            <w:ind w:left="720" w:hanging="360"/>
          </w:pPr>
        </w:pPrChange>
      </w:pPr>
      <w:ins w:id="66" w:author="Fabricio David Galarza Piedrahita" w:date="2026-03-09T08:35:00Z">
        <w:r w:rsidRPr="00874ED5">
          <w:rPr>
            <w:lang w:val="es-CO"/>
          </w:rPr>
          <w:t>Falta de herramientas que integren análisis de datos, planificación deportiva y gestión de atletas.</w:t>
        </w:r>
      </w:ins>
    </w:p>
    <w:p w14:paraId="474399AF" w14:textId="658838B7" w:rsidR="002D01F9" w:rsidDel="007A7A85" w:rsidRDefault="00000000">
      <w:pPr>
        <w:rPr>
          <w:del w:id="67" w:author="Fabricio David Galarza Piedrahita" w:date="2026-03-09T08:35:00Z" w16du:dateUtc="2026-03-09T13:35:00Z"/>
        </w:rPr>
      </w:pPr>
      <w:del w:id="68" w:author="Fabricio David Galarza Piedrahita" w:date="2026-03-09T08:35:00Z" w16du:dateUtc="2026-03-09T13:35:00Z">
        <w:r w:rsidDel="007A7A85">
          <w:delText>Esta falta de análisis adaptativo genera varios problemas comunes:</w:delText>
        </w:r>
      </w:del>
    </w:p>
    <w:p w14:paraId="076BAC8A" w14:textId="096F67A8" w:rsidR="002D01F9" w:rsidDel="007A7A85" w:rsidRDefault="00000000">
      <w:pPr>
        <w:rPr>
          <w:del w:id="69" w:author="Fabricio David Galarza Piedrahita" w:date="2026-03-09T08:35:00Z" w16du:dateUtc="2026-03-09T13:35:00Z"/>
        </w:rPr>
      </w:pPr>
      <w:del w:id="70" w:author="Fabricio David Galarza Piedrahita" w:date="2026-03-09T08:35:00Z" w16du:dateUtc="2026-03-09T13:35:00Z">
        <w:r w:rsidDel="007A7A85">
          <w:delText>- Planes de entrenamiento que no se ajustan al estado real del atleta.</w:delText>
        </w:r>
      </w:del>
    </w:p>
    <w:p w14:paraId="48C6D511" w14:textId="177A6DD7" w:rsidR="002D01F9" w:rsidDel="007A7A85" w:rsidRDefault="00000000">
      <w:pPr>
        <w:rPr>
          <w:del w:id="71" w:author="Fabricio David Galarza Piedrahita" w:date="2026-03-09T08:35:00Z" w16du:dateUtc="2026-03-09T13:35:00Z"/>
        </w:rPr>
      </w:pPr>
      <w:del w:id="72" w:author="Fabricio David Galarza Piedrahita" w:date="2026-03-09T08:35:00Z" w16du:dateUtc="2026-03-09T13:35:00Z">
        <w:r w:rsidDel="007A7A85">
          <w:delText>- Riesgo de sobreentrenamiento o fatiga acumulada.</w:delText>
        </w:r>
      </w:del>
    </w:p>
    <w:p w14:paraId="0EE8CA17" w14:textId="4D619219" w:rsidR="002D01F9" w:rsidDel="007A7A85" w:rsidRDefault="00000000">
      <w:pPr>
        <w:rPr>
          <w:del w:id="73" w:author="Fabricio David Galarza Piedrahita" w:date="2026-03-09T08:35:00Z" w16du:dateUtc="2026-03-09T13:35:00Z"/>
        </w:rPr>
      </w:pPr>
      <w:del w:id="74" w:author="Fabricio David Galarza Piedrahita" w:date="2026-03-09T08:35:00Z" w16du:dateUtc="2026-03-09T13:35:00Z">
        <w:r w:rsidDel="007A7A85">
          <w:delText>- Progresiones de carga poco eficientes.</w:delText>
        </w:r>
      </w:del>
    </w:p>
    <w:p w14:paraId="139D90D3" w14:textId="1F3B68C3" w:rsidR="002D01F9" w:rsidDel="007A7A85" w:rsidRDefault="00000000">
      <w:pPr>
        <w:rPr>
          <w:del w:id="75" w:author="Fabricio David Galarza Piedrahita" w:date="2026-03-09T08:35:00Z" w16du:dateUtc="2026-03-09T13:35:00Z"/>
        </w:rPr>
      </w:pPr>
      <w:del w:id="76" w:author="Fabricio David Galarza Piedrahita" w:date="2026-03-09T08:35:00Z" w16du:dateUtc="2026-03-09T13:35:00Z">
        <w:r w:rsidDel="007A7A85">
          <w:delText>- Dependencia de entrenadores personales para interpretar datos.</w:delText>
        </w:r>
      </w:del>
    </w:p>
    <w:p w14:paraId="1EC9B889" w14:textId="2E605B3A" w:rsidR="002D01F9" w:rsidDel="007A7A85" w:rsidRDefault="00000000">
      <w:pPr>
        <w:rPr>
          <w:del w:id="77" w:author="Fabricio David Galarza Piedrahita" w:date="2026-03-09T08:35:00Z" w16du:dateUtc="2026-03-09T13:35:00Z"/>
        </w:rPr>
      </w:pPr>
      <w:del w:id="78" w:author="Fabricio David Galarza Piedrahita" w:date="2026-03-09T08:35:00Z" w16du:dateUtc="2026-03-09T13:35:00Z">
        <w:r w:rsidDel="007A7A85">
          <w:delText>- Dificultad para combinar diferentes disciplinas como running y entrenamiento funcional.</w:delText>
        </w:r>
      </w:del>
    </w:p>
    <w:p w14:paraId="3BB916FE" w14:textId="77777777" w:rsidR="002D01F9" w:rsidRDefault="00000000" w:rsidP="00874ED5">
      <w:pPr>
        <w:pStyle w:val="Ttulo1"/>
        <w:rPr>
          <w:ins w:id="79" w:author="Fabricio David Galarza Piedrahita" w:date="2026-03-09T08:42:00Z" w16du:dateUtc="2026-03-09T13:42:00Z"/>
        </w:rPr>
      </w:pPr>
      <w:proofErr w:type="spellStart"/>
      <w:r>
        <w:t>Enfoque</w:t>
      </w:r>
      <w:proofErr w:type="spellEnd"/>
      <w:r>
        <w:t xml:space="preserve"> del MVP</w:t>
      </w:r>
    </w:p>
    <w:p w14:paraId="70B2DB4B" w14:textId="77777777" w:rsidR="00874ED5" w:rsidRPr="00874ED5" w:rsidRDefault="00874ED5" w:rsidP="00874ED5">
      <w:pPr>
        <w:pPrChange w:id="80" w:author="Fabricio David Galarza Piedrahita" w:date="2026-03-09T08:42:00Z" w16du:dateUtc="2026-03-09T13:42:00Z">
          <w:pPr>
            <w:pStyle w:val="Ttulo2"/>
          </w:pPr>
        </w:pPrChange>
      </w:pPr>
    </w:p>
    <w:p w14:paraId="61366332" w14:textId="77777777" w:rsidR="007A7A85" w:rsidRPr="007A7A85" w:rsidRDefault="007A7A85" w:rsidP="007A7A85">
      <w:pPr>
        <w:rPr>
          <w:ins w:id="81" w:author="Fabricio David Galarza Piedrahita" w:date="2026-03-09T08:35:00Z"/>
          <w:lang w:val="es-CO"/>
        </w:rPr>
        <w:pPrChange w:id="82" w:author="Fabricio David Galarza Piedrahita" w:date="2026-03-09T08:36:00Z" w16du:dateUtc="2026-03-09T13:36:00Z">
          <w:pPr>
            <w:pStyle w:val="Ttulo2"/>
          </w:pPr>
        </w:pPrChange>
      </w:pPr>
      <w:ins w:id="83" w:author="Fabricio David Galarza Piedrahita" w:date="2026-03-09T08:35:00Z">
        <w:r w:rsidRPr="007A7A85">
          <w:rPr>
            <w:lang w:val="es-CO"/>
          </w:rPr>
          <w:t>El producto propuesto busca abordar inicialmente tres disciplinas deportivas:</w:t>
        </w:r>
      </w:ins>
    </w:p>
    <w:p w14:paraId="7E884C9A" w14:textId="77777777" w:rsidR="007A7A85" w:rsidRPr="00874ED5" w:rsidRDefault="007A7A85" w:rsidP="00874ED5">
      <w:pPr>
        <w:pStyle w:val="Prrafodelista"/>
        <w:numPr>
          <w:ilvl w:val="0"/>
          <w:numId w:val="24"/>
        </w:numPr>
        <w:rPr>
          <w:ins w:id="84" w:author="Fabricio David Galarza Piedrahita" w:date="2026-03-09T08:35:00Z"/>
          <w:lang w:val="es-CO"/>
        </w:rPr>
        <w:pPrChange w:id="85" w:author="Fabricio David Galarza Piedrahita" w:date="2026-03-09T08:43:00Z" w16du:dateUtc="2026-03-09T13:43:00Z">
          <w:pPr>
            <w:pStyle w:val="Ttulo2"/>
            <w:numPr>
              <w:numId w:val="11"/>
            </w:numPr>
            <w:tabs>
              <w:tab w:val="num" w:pos="720"/>
            </w:tabs>
            <w:ind w:left="720" w:hanging="360"/>
          </w:pPr>
        </w:pPrChange>
      </w:pPr>
      <w:ins w:id="86" w:author="Fabricio David Galarza Piedrahita" w:date="2026-03-09T08:35:00Z">
        <w:r w:rsidRPr="00874ED5">
          <w:rPr>
            <w:lang w:val="es-CO"/>
          </w:rPr>
          <w:t>Running</w:t>
        </w:r>
      </w:ins>
    </w:p>
    <w:p w14:paraId="4DEFAF2C" w14:textId="77777777" w:rsidR="007A7A85" w:rsidRPr="00874ED5" w:rsidRDefault="007A7A85" w:rsidP="00874ED5">
      <w:pPr>
        <w:pStyle w:val="Prrafodelista"/>
        <w:numPr>
          <w:ilvl w:val="0"/>
          <w:numId w:val="24"/>
        </w:numPr>
        <w:rPr>
          <w:ins w:id="87" w:author="Fabricio David Galarza Piedrahita" w:date="2026-03-09T08:35:00Z"/>
          <w:lang w:val="es-CO"/>
        </w:rPr>
        <w:pPrChange w:id="88" w:author="Fabricio David Galarza Piedrahita" w:date="2026-03-09T08:43:00Z" w16du:dateUtc="2026-03-09T13:43:00Z">
          <w:pPr>
            <w:pStyle w:val="Ttulo2"/>
            <w:numPr>
              <w:numId w:val="11"/>
            </w:numPr>
            <w:tabs>
              <w:tab w:val="num" w:pos="720"/>
            </w:tabs>
            <w:ind w:left="720" w:hanging="360"/>
          </w:pPr>
        </w:pPrChange>
      </w:pPr>
      <w:ins w:id="89" w:author="Fabricio David Galarza Piedrahita" w:date="2026-03-09T08:35:00Z">
        <w:r w:rsidRPr="00874ED5">
          <w:rPr>
            <w:lang w:val="es-CO"/>
          </w:rPr>
          <w:t>CrossFit</w:t>
        </w:r>
      </w:ins>
    </w:p>
    <w:p w14:paraId="7F20154E" w14:textId="77777777" w:rsidR="007A7A85" w:rsidRDefault="007A7A85" w:rsidP="00874ED5">
      <w:pPr>
        <w:pStyle w:val="Prrafodelista"/>
        <w:numPr>
          <w:ilvl w:val="0"/>
          <w:numId w:val="24"/>
        </w:numPr>
        <w:rPr>
          <w:ins w:id="90" w:author="Fabricio David Galarza Piedrahita" w:date="2026-03-09T08:43:00Z" w16du:dateUtc="2026-03-09T13:43:00Z"/>
          <w:lang w:val="es-CO"/>
        </w:rPr>
      </w:pPr>
      <w:ins w:id="91" w:author="Fabricio David Galarza Piedrahita" w:date="2026-03-09T08:35:00Z">
        <w:r w:rsidRPr="00874ED5">
          <w:rPr>
            <w:lang w:val="es-CO"/>
          </w:rPr>
          <w:t>Entrenamiento funcional</w:t>
        </w:r>
      </w:ins>
    </w:p>
    <w:p w14:paraId="358ED7F1" w14:textId="77777777" w:rsidR="00874ED5" w:rsidRPr="00874ED5" w:rsidRDefault="00874ED5" w:rsidP="00874ED5">
      <w:pPr>
        <w:pStyle w:val="Prrafodelista"/>
        <w:rPr>
          <w:ins w:id="92" w:author="Fabricio David Galarza Piedrahita" w:date="2026-03-09T08:35:00Z"/>
          <w:lang w:val="es-CO"/>
        </w:rPr>
        <w:pPrChange w:id="93" w:author="Fabricio David Galarza Piedrahita" w:date="2026-03-09T08:43:00Z" w16du:dateUtc="2026-03-09T13:43:00Z">
          <w:pPr>
            <w:pStyle w:val="Ttulo2"/>
            <w:numPr>
              <w:numId w:val="11"/>
            </w:numPr>
            <w:tabs>
              <w:tab w:val="num" w:pos="720"/>
            </w:tabs>
            <w:ind w:left="720" w:hanging="360"/>
          </w:pPr>
        </w:pPrChange>
      </w:pPr>
    </w:p>
    <w:p w14:paraId="0CDE47E0" w14:textId="77777777" w:rsidR="007A7A85" w:rsidRPr="007A7A85" w:rsidRDefault="007A7A85" w:rsidP="007A7A85">
      <w:pPr>
        <w:rPr>
          <w:ins w:id="94" w:author="Fabricio David Galarza Piedrahita" w:date="2026-03-09T08:35:00Z"/>
          <w:lang w:val="es-CO"/>
        </w:rPr>
        <w:pPrChange w:id="95" w:author="Fabricio David Galarza Piedrahita" w:date="2026-03-09T08:36:00Z" w16du:dateUtc="2026-03-09T13:36:00Z">
          <w:pPr>
            <w:pStyle w:val="Ttulo2"/>
          </w:pPr>
        </w:pPrChange>
      </w:pPr>
      <w:ins w:id="96" w:author="Fabricio David Galarza Piedrahita" w:date="2026-03-09T08:35:00Z">
        <w:r w:rsidRPr="007A7A85">
          <w:rPr>
            <w:lang w:val="es-CO"/>
          </w:rPr>
          <w:t>Estas disciplinas comparten características importantes dentro del proceso de entrenamiento deportivo, como la necesidad de gestionar adecuadamente:</w:t>
        </w:r>
      </w:ins>
    </w:p>
    <w:p w14:paraId="46781DA3" w14:textId="77777777" w:rsidR="007A7A85" w:rsidRPr="00874ED5" w:rsidRDefault="007A7A85" w:rsidP="00874ED5">
      <w:pPr>
        <w:pStyle w:val="Prrafodelista"/>
        <w:numPr>
          <w:ilvl w:val="0"/>
          <w:numId w:val="25"/>
        </w:numPr>
        <w:rPr>
          <w:ins w:id="97" w:author="Fabricio David Galarza Piedrahita" w:date="2026-03-09T08:35:00Z"/>
          <w:lang w:val="es-CO"/>
        </w:rPr>
        <w:pPrChange w:id="98" w:author="Fabricio David Galarza Piedrahita" w:date="2026-03-09T08:43:00Z" w16du:dateUtc="2026-03-09T13:43:00Z">
          <w:pPr>
            <w:pStyle w:val="Ttulo2"/>
            <w:numPr>
              <w:numId w:val="12"/>
            </w:numPr>
            <w:tabs>
              <w:tab w:val="num" w:pos="720"/>
            </w:tabs>
            <w:ind w:left="720" w:hanging="360"/>
          </w:pPr>
        </w:pPrChange>
      </w:pPr>
      <w:ins w:id="99" w:author="Fabricio David Galarza Piedrahita" w:date="2026-03-09T08:35:00Z">
        <w:r w:rsidRPr="00874ED5">
          <w:rPr>
            <w:lang w:val="es-CO"/>
          </w:rPr>
          <w:t>la carga de entrenamiento</w:t>
        </w:r>
      </w:ins>
    </w:p>
    <w:p w14:paraId="0915D813" w14:textId="77777777" w:rsidR="007A7A85" w:rsidRPr="00874ED5" w:rsidRDefault="007A7A85" w:rsidP="00874ED5">
      <w:pPr>
        <w:pStyle w:val="Prrafodelista"/>
        <w:numPr>
          <w:ilvl w:val="0"/>
          <w:numId w:val="25"/>
        </w:numPr>
        <w:rPr>
          <w:ins w:id="100" w:author="Fabricio David Galarza Piedrahita" w:date="2026-03-09T08:35:00Z"/>
          <w:lang w:val="es-CO"/>
        </w:rPr>
        <w:pPrChange w:id="101" w:author="Fabricio David Galarza Piedrahita" w:date="2026-03-09T08:43:00Z" w16du:dateUtc="2026-03-09T13:43:00Z">
          <w:pPr>
            <w:pStyle w:val="Ttulo2"/>
            <w:numPr>
              <w:numId w:val="12"/>
            </w:numPr>
            <w:tabs>
              <w:tab w:val="num" w:pos="720"/>
            </w:tabs>
            <w:ind w:left="720" w:hanging="360"/>
          </w:pPr>
        </w:pPrChange>
      </w:pPr>
      <w:ins w:id="102" w:author="Fabricio David Galarza Piedrahita" w:date="2026-03-09T08:35:00Z">
        <w:r w:rsidRPr="00874ED5">
          <w:rPr>
            <w:lang w:val="es-CO"/>
          </w:rPr>
          <w:t>la intensidad del esfuerzo</w:t>
        </w:r>
      </w:ins>
    </w:p>
    <w:p w14:paraId="260F0CEC" w14:textId="77777777" w:rsidR="007A7A85" w:rsidRPr="00874ED5" w:rsidRDefault="007A7A85" w:rsidP="00874ED5">
      <w:pPr>
        <w:pStyle w:val="Prrafodelista"/>
        <w:numPr>
          <w:ilvl w:val="0"/>
          <w:numId w:val="25"/>
        </w:numPr>
        <w:rPr>
          <w:ins w:id="103" w:author="Fabricio David Galarza Piedrahita" w:date="2026-03-09T08:35:00Z"/>
          <w:lang w:val="es-CO"/>
        </w:rPr>
        <w:pPrChange w:id="104" w:author="Fabricio David Galarza Piedrahita" w:date="2026-03-09T08:43:00Z" w16du:dateUtc="2026-03-09T13:43:00Z">
          <w:pPr>
            <w:pStyle w:val="Ttulo2"/>
            <w:numPr>
              <w:numId w:val="12"/>
            </w:numPr>
            <w:tabs>
              <w:tab w:val="num" w:pos="720"/>
            </w:tabs>
            <w:ind w:left="720" w:hanging="360"/>
          </w:pPr>
        </w:pPrChange>
      </w:pPr>
      <w:ins w:id="105" w:author="Fabricio David Galarza Piedrahita" w:date="2026-03-09T08:35:00Z">
        <w:r w:rsidRPr="00874ED5">
          <w:rPr>
            <w:lang w:val="es-CO"/>
          </w:rPr>
          <w:t>la fatiga acumulada</w:t>
        </w:r>
      </w:ins>
    </w:p>
    <w:p w14:paraId="2A6F802B" w14:textId="77777777" w:rsidR="007A7A85" w:rsidRDefault="007A7A85" w:rsidP="00874ED5">
      <w:pPr>
        <w:pStyle w:val="Prrafodelista"/>
        <w:numPr>
          <w:ilvl w:val="0"/>
          <w:numId w:val="25"/>
        </w:numPr>
        <w:rPr>
          <w:ins w:id="106" w:author="Fabricio David Galarza Piedrahita" w:date="2026-03-09T08:43:00Z" w16du:dateUtc="2026-03-09T13:43:00Z"/>
          <w:lang w:val="es-CO"/>
        </w:rPr>
      </w:pPr>
      <w:ins w:id="107" w:author="Fabricio David Galarza Piedrahita" w:date="2026-03-09T08:35:00Z">
        <w:r w:rsidRPr="00874ED5">
          <w:rPr>
            <w:lang w:val="es-CO"/>
          </w:rPr>
          <w:t>los tiempos de recuperación</w:t>
        </w:r>
      </w:ins>
    </w:p>
    <w:p w14:paraId="09442795" w14:textId="77777777" w:rsidR="00874ED5" w:rsidRPr="00874ED5" w:rsidRDefault="00874ED5" w:rsidP="00874ED5">
      <w:pPr>
        <w:pStyle w:val="Prrafodelista"/>
        <w:numPr>
          <w:ilvl w:val="0"/>
          <w:numId w:val="25"/>
        </w:numPr>
        <w:rPr>
          <w:ins w:id="108" w:author="Fabricio David Galarza Piedrahita" w:date="2026-03-09T08:35:00Z"/>
          <w:lang w:val="es-CO"/>
        </w:rPr>
        <w:pPrChange w:id="109" w:author="Fabricio David Galarza Piedrahita" w:date="2026-03-09T08:43:00Z" w16du:dateUtc="2026-03-09T13:43:00Z">
          <w:pPr>
            <w:pStyle w:val="Ttulo2"/>
            <w:numPr>
              <w:numId w:val="12"/>
            </w:numPr>
            <w:tabs>
              <w:tab w:val="num" w:pos="720"/>
            </w:tabs>
            <w:ind w:left="720" w:hanging="360"/>
          </w:pPr>
        </w:pPrChange>
      </w:pPr>
    </w:p>
    <w:p w14:paraId="1294C193" w14:textId="77777777" w:rsidR="007A7A85" w:rsidRPr="007A7A85" w:rsidRDefault="007A7A85" w:rsidP="007A7A85">
      <w:pPr>
        <w:rPr>
          <w:ins w:id="110" w:author="Fabricio David Galarza Piedrahita" w:date="2026-03-09T08:35:00Z"/>
          <w:lang w:val="es-CO"/>
        </w:rPr>
        <w:pPrChange w:id="111" w:author="Fabricio David Galarza Piedrahita" w:date="2026-03-09T08:36:00Z" w16du:dateUtc="2026-03-09T13:36:00Z">
          <w:pPr>
            <w:pStyle w:val="Ttulo2"/>
          </w:pPr>
        </w:pPrChange>
      </w:pPr>
      <w:ins w:id="112" w:author="Fabricio David Galarza Piedrahita" w:date="2026-03-09T08:35:00Z">
        <w:r w:rsidRPr="007A7A85">
          <w:rPr>
            <w:lang w:val="es-CO"/>
          </w:rPr>
          <w:t>Cada disciplina presenta métricas específicas relevantes para el análisis del entrenamiento:</w:t>
        </w:r>
      </w:ins>
    </w:p>
    <w:p w14:paraId="6FD2D09C" w14:textId="77777777" w:rsidR="007A7A85" w:rsidRPr="007A7A85" w:rsidRDefault="007A7A85" w:rsidP="007A7A85">
      <w:pPr>
        <w:pStyle w:val="Ttulo2"/>
        <w:rPr>
          <w:ins w:id="113" w:author="Fabricio David Galarza Piedrahita" w:date="2026-03-09T08:35:00Z"/>
          <w:lang w:val="es-CO"/>
        </w:rPr>
      </w:pPr>
      <w:ins w:id="114" w:author="Fabricio David Galarza Piedrahita" w:date="2026-03-09T08:35:00Z">
        <w:r w:rsidRPr="007A7A85">
          <w:rPr>
            <w:lang w:val="es-CO"/>
          </w:rPr>
          <w:lastRenderedPageBreak/>
          <w:t>Running</w:t>
        </w:r>
      </w:ins>
    </w:p>
    <w:p w14:paraId="0599D0F5" w14:textId="77777777" w:rsidR="007A7A85" w:rsidRPr="007A7A85" w:rsidRDefault="007A7A85" w:rsidP="007A7A85">
      <w:pPr>
        <w:pStyle w:val="Prrafodelista"/>
        <w:numPr>
          <w:ilvl w:val="0"/>
          <w:numId w:val="18"/>
        </w:numPr>
        <w:rPr>
          <w:ins w:id="115" w:author="Fabricio David Galarza Piedrahita" w:date="2026-03-09T08:35:00Z"/>
          <w:lang w:val="es-CO"/>
        </w:rPr>
        <w:pPrChange w:id="116" w:author="Fabricio David Galarza Piedrahita" w:date="2026-03-09T08:37:00Z" w16du:dateUtc="2026-03-09T13:37:00Z">
          <w:pPr>
            <w:pStyle w:val="Ttulo2"/>
            <w:numPr>
              <w:numId w:val="13"/>
            </w:numPr>
            <w:tabs>
              <w:tab w:val="num" w:pos="720"/>
            </w:tabs>
            <w:ind w:left="720" w:hanging="360"/>
          </w:pPr>
        </w:pPrChange>
      </w:pPr>
      <w:ins w:id="117" w:author="Fabricio David Galarza Piedrahita" w:date="2026-03-09T08:35:00Z">
        <w:r w:rsidRPr="007A7A85">
          <w:rPr>
            <w:lang w:val="es-CO"/>
          </w:rPr>
          <w:t>ritmo</w:t>
        </w:r>
      </w:ins>
    </w:p>
    <w:p w14:paraId="78F20A36" w14:textId="77777777" w:rsidR="007A7A85" w:rsidRPr="007A7A85" w:rsidRDefault="007A7A85" w:rsidP="007A7A85">
      <w:pPr>
        <w:pStyle w:val="Prrafodelista"/>
        <w:numPr>
          <w:ilvl w:val="0"/>
          <w:numId w:val="18"/>
        </w:numPr>
        <w:rPr>
          <w:ins w:id="118" w:author="Fabricio David Galarza Piedrahita" w:date="2026-03-09T08:35:00Z"/>
          <w:lang w:val="es-CO"/>
        </w:rPr>
        <w:pPrChange w:id="119" w:author="Fabricio David Galarza Piedrahita" w:date="2026-03-09T08:37:00Z" w16du:dateUtc="2026-03-09T13:37:00Z">
          <w:pPr>
            <w:pStyle w:val="Ttulo2"/>
            <w:numPr>
              <w:numId w:val="13"/>
            </w:numPr>
            <w:tabs>
              <w:tab w:val="num" w:pos="720"/>
            </w:tabs>
            <w:ind w:left="720" w:hanging="360"/>
          </w:pPr>
        </w:pPrChange>
      </w:pPr>
      <w:ins w:id="120" w:author="Fabricio David Galarza Piedrahita" w:date="2026-03-09T08:35:00Z">
        <w:r w:rsidRPr="007A7A85">
          <w:rPr>
            <w:lang w:val="es-CO"/>
          </w:rPr>
          <w:t>frecuencia cardíaca</w:t>
        </w:r>
      </w:ins>
    </w:p>
    <w:p w14:paraId="787EB732" w14:textId="77777777" w:rsidR="007A7A85" w:rsidRPr="007A7A85" w:rsidRDefault="007A7A85" w:rsidP="007A7A85">
      <w:pPr>
        <w:pStyle w:val="Prrafodelista"/>
        <w:numPr>
          <w:ilvl w:val="0"/>
          <w:numId w:val="18"/>
        </w:numPr>
        <w:rPr>
          <w:ins w:id="121" w:author="Fabricio David Galarza Piedrahita" w:date="2026-03-09T08:35:00Z"/>
          <w:lang w:val="es-CO"/>
        </w:rPr>
        <w:pPrChange w:id="122" w:author="Fabricio David Galarza Piedrahita" w:date="2026-03-09T08:37:00Z" w16du:dateUtc="2026-03-09T13:37:00Z">
          <w:pPr>
            <w:pStyle w:val="Ttulo2"/>
            <w:numPr>
              <w:numId w:val="13"/>
            </w:numPr>
            <w:tabs>
              <w:tab w:val="num" w:pos="720"/>
            </w:tabs>
            <w:ind w:left="720" w:hanging="360"/>
          </w:pPr>
        </w:pPrChange>
      </w:pPr>
      <w:ins w:id="123" w:author="Fabricio David Galarza Piedrahita" w:date="2026-03-09T08:35:00Z">
        <w:r w:rsidRPr="007A7A85">
          <w:rPr>
            <w:lang w:val="es-CO"/>
          </w:rPr>
          <w:t>distancia</w:t>
        </w:r>
      </w:ins>
    </w:p>
    <w:p w14:paraId="3046E37D" w14:textId="77777777" w:rsidR="007A7A85" w:rsidRPr="007A7A85" w:rsidRDefault="007A7A85" w:rsidP="007A7A85">
      <w:pPr>
        <w:pStyle w:val="Prrafodelista"/>
        <w:numPr>
          <w:ilvl w:val="0"/>
          <w:numId w:val="18"/>
        </w:numPr>
        <w:rPr>
          <w:ins w:id="124" w:author="Fabricio David Galarza Piedrahita" w:date="2026-03-09T08:35:00Z"/>
          <w:lang w:val="es-CO"/>
        </w:rPr>
        <w:pPrChange w:id="125" w:author="Fabricio David Galarza Piedrahita" w:date="2026-03-09T08:37:00Z" w16du:dateUtc="2026-03-09T13:37:00Z">
          <w:pPr>
            <w:pStyle w:val="Ttulo2"/>
            <w:numPr>
              <w:numId w:val="13"/>
            </w:numPr>
            <w:tabs>
              <w:tab w:val="num" w:pos="720"/>
            </w:tabs>
            <w:ind w:left="720" w:hanging="360"/>
          </w:pPr>
        </w:pPrChange>
      </w:pPr>
      <w:ins w:id="126" w:author="Fabricio David Galarza Piedrahita" w:date="2026-03-09T08:35:00Z">
        <w:r w:rsidRPr="007A7A85">
          <w:rPr>
            <w:lang w:val="es-CO"/>
          </w:rPr>
          <w:t>tiempo en zonas de entrenamiento</w:t>
        </w:r>
      </w:ins>
    </w:p>
    <w:p w14:paraId="2A9202A9" w14:textId="77777777" w:rsidR="007A7A85" w:rsidRPr="007A7A85" w:rsidRDefault="007A7A85" w:rsidP="007A7A85">
      <w:pPr>
        <w:pStyle w:val="Ttulo2"/>
        <w:rPr>
          <w:ins w:id="127" w:author="Fabricio David Galarza Piedrahita" w:date="2026-03-09T08:35:00Z"/>
          <w:lang w:val="es-CO"/>
        </w:rPr>
      </w:pPr>
      <w:ins w:id="128" w:author="Fabricio David Galarza Piedrahita" w:date="2026-03-09T08:35:00Z">
        <w:r w:rsidRPr="007A7A85">
          <w:rPr>
            <w:lang w:val="es-CO"/>
          </w:rPr>
          <w:t>CrossFit</w:t>
        </w:r>
      </w:ins>
    </w:p>
    <w:p w14:paraId="3E7CD57A" w14:textId="77777777" w:rsidR="007A7A85" w:rsidRPr="007A7A85" w:rsidRDefault="007A7A85" w:rsidP="007A7A85">
      <w:pPr>
        <w:pStyle w:val="Prrafodelista"/>
        <w:numPr>
          <w:ilvl w:val="0"/>
          <w:numId w:val="16"/>
        </w:numPr>
        <w:rPr>
          <w:ins w:id="129" w:author="Fabricio David Galarza Piedrahita" w:date="2026-03-09T08:35:00Z"/>
          <w:lang w:val="es-CO"/>
        </w:rPr>
        <w:pPrChange w:id="130" w:author="Fabricio David Galarza Piedrahita" w:date="2026-03-09T08:37:00Z" w16du:dateUtc="2026-03-09T13:37:00Z">
          <w:pPr>
            <w:pStyle w:val="Ttulo2"/>
            <w:numPr>
              <w:numId w:val="14"/>
            </w:numPr>
            <w:tabs>
              <w:tab w:val="num" w:pos="720"/>
            </w:tabs>
            <w:ind w:left="720" w:hanging="360"/>
          </w:pPr>
        </w:pPrChange>
      </w:pPr>
      <w:ins w:id="131" w:author="Fabricio David Galarza Piedrahita" w:date="2026-03-09T08:35:00Z">
        <w:r w:rsidRPr="007A7A85">
          <w:rPr>
            <w:lang w:val="es-CO"/>
          </w:rPr>
          <w:t>volumen de trabajo</w:t>
        </w:r>
      </w:ins>
    </w:p>
    <w:p w14:paraId="5616791E" w14:textId="77777777" w:rsidR="007A7A85" w:rsidRPr="007A7A85" w:rsidRDefault="007A7A85" w:rsidP="007A7A85">
      <w:pPr>
        <w:pStyle w:val="Prrafodelista"/>
        <w:numPr>
          <w:ilvl w:val="0"/>
          <w:numId w:val="16"/>
        </w:numPr>
        <w:rPr>
          <w:ins w:id="132" w:author="Fabricio David Galarza Piedrahita" w:date="2026-03-09T08:35:00Z"/>
          <w:lang w:val="es-CO"/>
        </w:rPr>
        <w:pPrChange w:id="133" w:author="Fabricio David Galarza Piedrahita" w:date="2026-03-09T08:37:00Z" w16du:dateUtc="2026-03-09T13:37:00Z">
          <w:pPr>
            <w:pStyle w:val="Ttulo2"/>
            <w:numPr>
              <w:numId w:val="14"/>
            </w:numPr>
            <w:tabs>
              <w:tab w:val="num" w:pos="720"/>
            </w:tabs>
            <w:ind w:left="720" w:hanging="360"/>
          </w:pPr>
        </w:pPrChange>
      </w:pPr>
      <w:ins w:id="134" w:author="Fabricio David Galarza Piedrahita" w:date="2026-03-09T08:35:00Z">
        <w:r w:rsidRPr="007A7A85">
          <w:rPr>
            <w:lang w:val="es-CO"/>
          </w:rPr>
          <w:t>intensidad</w:t>
        </w:r>
      </w:ins>
    </w:p>
    <w:p w14:paraId="37315EE6" w14:textId="77777777" w:rsidR="007A7A85" w:rsidRPr="007A7A85" w:rsidRDefault="007A7A85" w:rsidP="007A7A85">
      <w:pPr>
        <w:pStyle w:val="Prrafodelista"/>
        <w:numPr>
          <w:ilvl w:val="0"/>
          <w:numId w:val="16"/>
        </w:numPr>
        <w:rPr>
          <w:ins w:id="135" w:author="Fabricio David Galarza Piedrahita" w:date="2026-03-09T08:35:00Z"/>
          <w:lang w:val="es-CO"/>
        </w:rPr>
        <w:pPrChange w:id="136" w:author="Fabricio David Galarza Piedrahita" w:date="2026-03-09T08:37:00Z" w16du:dateUtc="2026-03-09T13:37:00Z">
          <w:pPr>
            <w:pStyle w:val="Ttulo2"/>
            <w:numPr>
              <w:numId w:val="14"/>
            </w:numPr>
            <w:tabs>
              <w:tab w:val="num" w:pos="720"/>
            </w:tabs>
            <w:ind w:left="720" w:hanging="360"/>
          </w:pPr>
        </w:pPrChange>
      </w:pPr>
      <w:ins w:id="137" w:author="Fabricio David Galarza Piedrahita" w:date="2026-03-09T08:35:00Z">
        <w:r w:rsidRPr="007A7A85">
          <w:rPr>
            <w:lang w:val="es-CO"/>
          </w:rPr>
          <w:t>número de repeticiones</w:t>
        </w:r>
      </w:ins>
    </w:p>
    <w:p w14:paraId="7C125FB7" w14:textId="77777777" w:rsidR="007A7A85" w:rsidRPr="007A7A85" w:rsidRDefault="007A7A85" w:rsidP="007A7A85">
      <w:pPr>
        <w:pStyle w:val="Prrafodelista"/>
        <w:numPr>
          <w:ilvl w:val="0"/>
          <w:numId w:val="16"/>
        </w:numPr>
        <w:rPr>
          <w:ins w:id="138" w:author="Fabricio David Galarza Piedrahita" w:date="2026-03-09T08:35:00Z"/>
          <w:lang w:val="es-CO"/>
        </w:rPr>
        <w:pPrChange w:id="139" w:author="Fabricio David Galarza Piedrahita" w:date="2026-03-09T08:37:00Z" w16du:dateUtc="2026-03-09T13:37:00Z">
          <w:pPr>
            <w:pStyle w:val="Ttulo2"/>
            <w:numPr>
              <w:numId w:val="14"/>
            </w:numPr>
            <w:tabs>
              <w:tab w:val="num" w:pos="720"/>
            </w:tabs>
            <w:ind w:left="720" w:hanging="360"/>
          </w:pPr>
        </w:pPrChange>
      </w:pPr>
      <w:ins w:id="140" w:author="Fabricio David Galarza Piedrahita" w:date="2026-03-09T08:35:00Z">
        <w:r w:rsidRPr="007A7A85">
          <w:rPr>
            <w:lang w:val="es-CO"/>
          </w:rPr>
          <w:t>carga utilizada</w:t>
        </w:r>
      </w:ins>
    </w:p>
    <w:p w14:paraId="67EED83A" w14:textId="77777777" w:rsidR="007A7A85" w:rsidRPr="007A7A85" w:rsidRDefault="007A7A85" w:rsidP="007A7A85">
      <w:pPr>
        <w:pStyle w:val="Ttulo2"/>
        <w:rPr>
          <w:ins w:id="141" w:author="Fabricio David Galarza Piedrahita" w:date="2026-03-09T08:35:00Z"/>
          <w:lang w:val="es-CO"/>
        </w:rPr>
      </w:pPr>
      <w:ins w:id="142" w:author="Fabricio David Galarza Piedrahita" w:date="2026-03-09T08:35:00Z">
        <w:r w:rsidRPr="007A7A85">
          <w:rPr>
            <w:lang w:val="es-CO"/>
          </w:rPr>
          <w:t>Entrenamiento funcional</w:t>
        </w:r>
      </w:ins>
    </w:p>
    <w:p w14:paraId="50EA26E0" w14:textId="77777777" w:rsidR="007A7A85" w:rsidRPr="007A7A85" w:rsidRDefault="007A7A85" w:rsidP="007A7A85">
      <w:pPr>
        <w:pStyle w:val="Prrafodelista"/>
        <w:numPr>
          <w:ilvl w:val="0"/>
          <w:numId w:val="17"/>
        </w:numPr>
        <w:rPr>
          <w:ins w:id="143" w:author="Fabricio David Galarza Piedrahita" w:date="2026-03-09T08:35:00Z"/>
          <w:lang w:val="es-CO"/>
        </w:rPr>
        <w:pPrChange w:id="144" w:author="Fabricio David Galarza Piedrahita" w:date="2026-03-09T08:37:00Z" w16du:dateUtc="2026-03-09T13:37:00Z">
          <w:pPr>
            <w:pStyle w:val="Ttulo2"/>
            <w:numPr>
              <w:numId w:val="15"/>
            </w:numPr>
            <w:tabs>
              <w:tab w:val="num" w:pos="720"/>
            </w:tabs>
            <w:ind w:left="720" w:hanging="360"/>
          </w:pPr>
        </w:pPrChange>
      </w:pPr>
      <w:ins w:id="145" w:author="Fabricio David Galarza Piedrahita" w:date="2026-03-09T08:35:00Z">
        <w:r w:rsidRPr="007A7A85">
          <w:rPr>
            <w:lang w:val="es-CO"/>
          </w:rPr>
          <w:t>combinaciones de fuerza</w:t>
        </w:r>
      </w:ins>
    </w:p>
    <w:p w14:paraId="41E2383D" w14:textId="77777777" w:rsidR="007A7A85" w:rsidRPr="007A7A85" w:rsidRDefault="007A7A85" w:rsidP="007A7A85">
      <w:pPr>
        <w:pStyle w:val="Prrafodelista"/>
        <w:numPr>
          <w:ilvl w:val="0"/>
          <w:numId w:val="17"/>
        </w:numPr>
        <w:rPr>
          <w:ins w:id="146" w:author="Fabricio David Galarza Piedrahita" w:date="2026-03-09T08:35:00Z"/>
          <w:lang w:val="es-CO"/>
        </w:rPr>
        <w:pPrChange w:id="147" w:author="Fabricio David Galarza Piedrahita" w:date="2026-03-09T08:37:00Z" w16du:dateUtc="2026-03-09T13:37:00Z">
          <w:pPr>
            <w:pStyle w:val="Ttulo2"/>
            <w:numPr>
              <w:numId w:val="15"/>
            </w:numPr>
            <w:tabs>
              <w:tab w:val="num" w:pos="720"/>
            </w:tabs>
            <w:ind w:left="720" w:hanging="360"/>
          </w:pPr>
        </w:pPrChange>
      </w:pPr>
      <w:ins w:id="148" w:author="Fabricio David Galarza Piedrahita" w:date="2026-03-09T08:35:00Z">
        <w:r w:rsidRPr="007A7A85">
          <w:rPr>
            <w:lang w:val="es-CO"/>
          </w:rPr>
          <w:t>resistencia metabólica</w:t>
        </w:r>
      </w:ins>
    </w:p>
    <w:p w14:paraId="1E946656" w14:textId="77777777" w:rsidR="007A7A85" w:rsidRPr="007A7A85" w:rsidRDefault="007A7A85" w:rsidP="007A7A85">
      <w:pPr>
        <w:pStyle w:val="Prrafodelista"/>
        <w:numPr>
          <w:ilvl w:val="0"/>
          <w:numId w:val="17"/>
        </w:numPr>
        <w:rPr>
          <w:ins w:id="149" w:author="Fabricio David Galarza Piedrahita" w:date="2026-03-09T08:35:00Z"/>
          <w:lang w:val="es-CO"/>
        </w:rPr>
        <w:pPrChange w:id="150" w:author="Fabricio David Galarza Piedrahita" w:date="2026-03-09T08:37:00Z" w16du:dateUtc="2026-03-09T13:37:00Z">
          <w:pPr>
            <w:pStyle w:val="Ttulo2"/>
            <w:numPr>
              <w:numId w:val="15"/>
            </w:numPr>
            <w:tabs>
              <w:tab w:val="num" w:pos="720"/>
            </w:tabs>
            <w:ind w:left="720" w:hanging="360"/>
          </w:pPr>
        </w:pPrChange>
      </w:pPr>
      <w:ins w:id="151" w:author="Fabricio David Galarza Piedrahita" w:date="2026-03-09T08:35:00Z">
        <w:r w:rsidRPr="007A7A85">
          <w:rPr>
            <w:lang w:val="es-CO"/>
          </w:rPr>
          <w:t>trabajo cardiovascular</w:t>
        </w:r>
      </w:ins>
    </w:p>
    <w:p w14:paraId="3E26B37B" w14:textId="77777777" w:rsidR="007A7A85" w:rsidRDefault="007A7A85" w:rsidP="007A7A85">
      <w:pPr>
        <w:rPr>
          <w:ins w:id="152" w:author="Fabricio David Galarza Piedrahita" w:date="2026-03-09T08:37:00Z" w16du:dateUtc="2026-03-09T13:37:00Z"/>
          <w:lang w:val="es-CO"/>
        </w:rPr>
      </w:pPr>
      <w:ins w:id="153" w:author="Fabricio David Galarza Piedrahita" w:date="2026-03-09T08:35:00Z">
        <w:r w:rsidRPr="007A7A85">
          <w:rPr>
            <w:lang w:val="es-CO"/>
          </w:rPr>
          <w:t>El sistema estará diseñado para permitir tanto a atletas individuales como a entrenadores deportivos registrar entrenamientos, analizar métricas y gestionar la planificación del entrenamiento.</w:t>
        </w:r>
      </w:ins>
    </w:p>
    <w:p w14:paraId="183F43D1" w14:textId="77777777" w:rsidR="004000A9" w:rsidRPr="007A7A85" w:rsidRDefault="004000A9" w:rsidP="007A7A85">
      <w:pPr>
        <w:rPr>
          <w:ins w:id="154" w:author="Fabricio David Galarza Piedrahita" w:date="2026-03-09T08:35:00Z"/>
          <w:lang w:val="es-CO"/>
        </w:rPr>
        <w:pPrChange w:id="155" w:author="Fabricio David Galarza Piedrahita" w:date="2026-03-09T08:36:00Z" w16du:dateUtc="2026-03-09T13:36:00Z">
          <w:pPr>
            <w:pStyle w:val="Ttulo2"/>
          </w:pPr>
        </w:pPrChange>
      </w:pPr>
    </w:p>
    <w:p w14:paraId="46B3E318" w14:textId="3C9CF560" w:rsidR="002D01F9" w:rsidDel="007A7A85" w:rsidRDefault="00000000">
      <w:pPr>
        <w:rPr>
          <w:del w:id="156" w:author="Fabricio David Galarza Piedrahita" w:date="2026-03-09T08:35:00Z" w16du:dateUtc="2026-03-09T13:35:00Z"/>
        </w:rPr>
      </w:pPr>
      <w:del w:id="157" w:author="Fabricio David Galarza Piedrahita" w:date="2026-03-09T08:35:00Z" w16du:dateUtc="2026-03-09T13:35:00Z">
        <w:r w:rsidDel="007A7A85">
          <w:delText>El producto propuesto busca abordar inicialmente tres disciplinas deportivas: running, crossfit y entrenamiento funcional. Estas disciplinas comparten un elemento clave: la necesidad de gestionar adecuadamente la carga de entrenamiento, la intensidad y la recuperación.</w:delText>
        </w:r>
      </w:del>
    </w:p>
    <w:p w14:paraId="7E1BDADE" w14:textId="6C7E2DFA" w:rsidR="002D01F9" w:rsidDel="007A7A85" w:rsidRDefault="002D01F9">
      <w:pPr>
        <w:rPr>
          <w:del w:id="158" w:author="Fabricio David Galarza Piedrahita" w:date="2026-03-09T08:35:00Z" w16du:dateUtc="2026-03-09T13:35:00Z"/>
        </w:rPr>
      </w:pPr>
    </w:p>
    <w:p w14:paraId="0DA87DF9" w14:textId="61493F84" w:rsidR="002D01F9" w:rsidDel="007A7A85" w:rsidRDefault="00000000">
      <w:pPr>
        <w:rPr>
          <w:del w:id="159" w:author="Fabricio David Galarza Piedrahita" w:date="2026-03-09T08:35:00Z" w16du:dateUtc="2026-03-09T13:35:00Z"/>
        </w:rPr>
      </w:pPr>
      <w:del w:id="160" w:author="Fabricio David Galarza Piedrahita" w:date="2026-03-09T08:35:00Z" w16du:dateUtc="2026-03-09T13:35:00Z">
        <w:r w:rsidDel="007A7A85">
          <w:delText>Cada una presenta diferentes métricas relevantes:</w:delText>
        </w:r>
      </w:del>
    </w:p>
    <w:p w14:paraId="13F56EBC" w14:textId="48A8A69C" w:rsidR="002D01F9" w:rsidDel="007A7A85" w:rsidRDefault="00000000">
      <w:pPr>
        <w:rPr>
          <w:del w:id="161" w:author="Fabricio David Galarza Piedrahita" w:date="2026-03-09T08:35:00Z" w16du:dateUtc="2026-03-09T13:35:00Z"/>
        </w:rPr>
      </w:pPr>
      <w:del w:id="162" w:author="Fabricio David Galarza Piedrahita" w:date="2026-03-09T08:35:00Z" w16du:dateUtc="2026-03-09T13:35:00Z">
        <w:r w:rsidDel="007A7A85">
          <w:delText>- Running: ritmo, frecuencia cardíaca, distancia, tiempo en zonas.</w:delText>
        </w:r>
      </w:del>
    </w:p>
    <w:p w14:paraId="49A5DB64" w14:textId="43591EAE" w:rsidR="002D01F9" w:rsidDel="007A7A85" w:rsidRDefault="00000000">
      <w:pPr>
        <w:rPr>
          <w:del w:id="163" w:author="Fabricio David Galarza Piedrahita" w:date="2026-03-09T08:35:00Z" w16du:dateUtc="2026-03-09T13:35:00Z"/>
        </w:rPr>
      </w:pPr>
      <w:del w:id="164" w:author="Fabricio David Galarza Piedrahita" w:date="2026-03-09T08:35:00Z" w16du:dateUtc="2026-03-09T13:35:00Z">
        <w:r w:rsidDel="007A7A85">
          <w:delText>- CrossFit: volumen de trabajo, intensidad, número de repeticiones, carga utilizada.</w:delText>
        </w:r>
      </w:del>
    </w:p>
    <w:p w14:paraId="7ADE74E6" w14:textId="4EEC7AF8" w:rsidR="002D01F9" w:rsidDel="007A7A85" w:rsidRDefault="00000000">
      <w:pPr>
        <w:rPr>
          <w:del w:id="165" w:author="Fabricio David Galarza Piedrahita" w:date="2026-03-09T08:35:00Z" w16du:dateUtc="2026-03-09T13:35:00Z"/>
        </w:rPr>
      </w:pPr>
      <w:del w:id="166" w:author="Fabricio David Galarza Piedrahita" w:date="2026-03-09T08:35:00Z" w16du:dateUtc="2026-03-09T13:35:00Z">
        <w:r w:rsidDel="007A7A85">
          <w:delText>- Funcional: combinaciones de fuerza, resistencia y trabajo metabólico.</w:delText>
        </w:r>
      </w:del>
    </w:p>
    <w:p w14:paraId="43379922" w14:textId="77777777" w:rsidR="002D01F9" w:rsidRDefault="00000000" w:rsidP="00874ED5">
      <w:pPr>
        <w:pStyle w:val="Ttulo1"/>
        <w:rPr>
          <w:ins w:id="167" w:author="Fabricio David Galarza Piedrahita" w:date="2026-03-09T08:37:00Z" w16du:dateUtc="2026-03-09T13:37:00Z"/>
        </w:rPr>
        <w:pPrChange w:id="168" w:author="Fabricio David Galarza Piedrahita" w:date="2026-03-09T08:43:00Z" w16du:dateUtc="2026-03-09T13:43:00Z">
          <w:pPr>
            <w:pStyle w:val="Ttulo2"/>
          </w:pPr>
        </w:pPrChange>
      </w:pPr>
      <w:proofErr w:type="spellStart"/>
      <w:r>
        <w:t>Oportunidad</w:t>
      </w:r>
      <w:proofErr w:type="spellEnd"/>
      <w:r>
        <w:t xml:space="preserve"> de </w:t>
      </w:r>
      <w:proofErr w:type="spellStart"/>
      <w:r>
        <w:t>Solución</w:t>
      </w:r>
      <w:proofErr w:type="spellEnd"/>
    </w:p>
    <w:p w14:paraId="6CDC0EB2" w14:textId="77777777" w:rsidR="004000A9" w:rsidRPr="004000A9" w:rsidRDefault="004000A9" w:rsidP="004000A9">
      <w:pPr>
        <w:pPrChange w:id="169" w:author="Fabricio David Galarza Piedrahita" w:date="2026-03-09T08:37:00Z" w16du:dateUtc="2026-03-09T13:37:00Z">
          <w:pPr>
            <w:pStyle w:val="Ttulo2"/>
          </w:pPr>
        </w:pPrChange>
      </w:pPr>
    </w:p>
    <w:p w14:paraId="46C5394F" w14:textId="77777777" w:rsidR="007A7A85" w:rsidRPr="007A7A85" w:rsidRDefault="007A7A85" w:rsidP="00874ED5">
      <w:pPr>
        <w:pStyle w:val="Sinespaciado"/>
        <w:rPr>
          <w:ins w:id="170" w:author="Fabricio David Galarza Piedrahita" w:date="2026-03-09T08:37:00Z"/>
          <w:lang w:val="es-CO"/>
        </w:rPr>
        <w:pPrChange w:id="171" w:author="Fabricio David Galarza Piedrahita" w:date="2026-03-09T08:43:00Z" w16du:dateUtc="2026-03-09T13:43:00Z">
          <w:pPr>
            <w:pStyle w:val="Ttulo2"/>
          </w:pPr>
        </w:pPrChange>
      </w:pPr>
      <w:ins w:id="172" w:author="Fabricio David Galarza Piedrahita" w:date="2026-03-09T08:37:00Z">
        <w:r w:rsidRPr="007A7A85">
          <w:rPr>
            <w:lang w:val="es-CO"/>
          </w:rPr>
          <w:t>Existe una oportunidad clara para desarrollar una plataforma que no solo registre los datos del entrenamiento, sino que también los analice para generar recomendaciones personalizadas y apoyar la toma de decisiones deportivas.</w:t>
        </w:r>
      </w:ins>
    </w:p>
    <w:p w14:paraId="173471AE" w14:textId="77777777" w:rsidR="007A7A85" w:rsidRPr="007A7A85" w:rsidRDefault="007A7A85" w:rsidP="007A7A85">
      <w:pPr>
        <w:rPr>
          <w:ins w:id="173" w:author="Fabricio David Galarza Piedrahita" w:date="2026-03-09T08:37:00Z"/>
          <w:lang w:val="es-CO"/>
        </w:rPr>
        <w:pPrChange w:id="174" w:author="Fabricio David Galarza Piedrahita" w:date="2026-03-09T08:37:00Z" w16du:dateUtc="2026-03-09T13:37:00Z">
          <w:pPr>
            <w:pStyle w:val="Ttulo2"/>
          </w:pPr>
        </w:pPrChange>
      </w:pPr>
      <w:ins w:id="175" w:author="Fabricio David Galarza Piedrahita" w:date="2026-03-09T08:37:00Z">
        <w:r w:rsidRPr="007A7A85">
          <w:rPr>
            <w:lang w:val="es-CO"/>
          </w:rPr>
          <w:t>Esta plataforma actuaría como un sistema inteligente capaz de evaluar el estado del atleta después de cada sesión y sugerir el siguiente entrenamiento en función de variables como fatiga, carga acumulada, progreso reciente y objetivos deportivos.</w:t>
        </w:r>
      </w:ins>
    </w:p>
    <w:p w14:paraId="51F9DBDA" w14:textId="77777777" w:rsidR="007A7A85" w:rsidRDefault="007A7A85" w:rsidP="007A7A85">
      <w:pPr>
        <w:rPr>
          <w:ins w:id="176" w:author="Fabricio David Galarza Piedrahita" w:date="2026-03-09T08:38:00Z" w16du:dateUtc="2026-03-09T13:38:00Z"/>
          <w:lang w:val="es-CO"/>
        </w:rPr>
      </w:pPr>
      <w:ins w:id="177" w:author="Fabricio David Galarza Piedrahita" w:date="2026-03-09T08:37:00Z">
        <w:r w:rsidRPr="007A7A85">
          <w:rPr>
            <w:lang w:val="es-CO"/>
          </w:rPr>
          <w:t>Además, la plataforma permitirá a los entrenadores gestionar múltiples atletas dentro de un mismo entorno, facilitando la planificación de entrenamientos, el seguimiento del progreso y el análisis del rendimiento de cada deportista.</w:t>
        </w:r>
      </w:ins>
    </w:p>
    <w:p w14:paraId="6EDFBCDC" w14:textId="77777777" w:rsidR="004000A9" w:rsidRPr="007A7A85" w:rsidRDefault="004000A9" w:rsidP="007A7A85">
      <w:pPr>
        <w:rPr>
          <w:ins w:id="178" w:author="Fabricio David Galarza Piedrahita" w:date="2026-03-09T08:37:00Z"/>
          <w:lang w:val="es-CO"/>
        </w:rPr>
        <w:pPrChange w:id="179" w:author="Fabricio David Galarza Piedrahita" w:date="2026-03-09T08:37:00Z" w16du:dateUtc="2026-03-09T13:37:00Z">
          <w:pPr>
            <w:pStyle w:val="Ttulo2"/>
          </w:pPr>
        </w:pPrChange>
      </w:pPr>
    </w:p>
    <w:p w14:paraId="46FA97AD" w14:textId="03DC0364" w:rsidR="002D01F9" w:rsidDel="007A7A85" w:rsidRDefault="00000000">
      <w:pPr>
        <w:rPr>
          <w:del w:id="180" w:author="Fabricio David Galarza Piedrahita" w:date="2026-03-09T08:37:00Z" w16du:dateUtc="2026-03-09T13:37:00Z"/>
        </w:rPr>
      </w:pPr>
      <w:del w:id="181" w:author="Fabricio David Galarza Piedrahita" w:date="2026-03-09T08:37:00Z" w16du:dateUtc="2026-03-09T13:37:00Z">
        <w:r w:rsidDel="007A7A85">
          <w:lastRenderedPageBreak/>
          <w:delText>Existe una oportunidad para desarrollar una plataforma que no solo registre los datos del entrenamiento, sino que también los analice para generar recomendaciones personalizadas.</w:delText>
        </w:r>
      </w:del>
    </w:p>
    <w:p w14:paraId="16999806" w14:textId="2A7AB379" w:rsidR="002D01F9" w:rsidDel="007A7A85" w:rsidRDefault="002D01F9">
      <w:pPr>
        <w:rPr>
          <w:del w:id="182" w:author="Fabricio David Galarza Piedrahita" w:date="2026-03-09T08:37:00Z" w16du:dateUtc="2026-03-09T13:37:00Z"/>
        </w:rPr>
      </w:pPr>
    </w:p>
    <w:p w14:paraId="1D69DF4B" w14:textId="0BBC02D4" w:rsidR="002D01F9" w:rsidDel="007A7A85" w:rsidRDefault="00000000">
      <w:pPr>
        <w:rPr>
          <w:del w:id="183" w:author="Fabricio David Galarza Piedrahita" w:date="2026-03-09T08:37:00Z" w16du:dateUtc="2026-03-09T13:37:00Z"/>
        </w:rPr>
      </w:pPr>
      <w:del w:id="184" w:author="Fabricio David Galarza Piedrahita" w:date="2026-03-09T08:37:00Z" w16du:dateUtc="2026-03-09T13:37:00Z">
        <w:r w:rsidDel="007A7A85">
          <w:delText>Esta plataforma actuaría como un sistema de apoyo a la toma de decisiones deportivas, capaz de evaluar el estado del atleta después de cada sesión y sugerir el siguiente entrenamiento en función de su fatiga, progreso y objetivos.</w:delText>
        </w:r>
      </w:del>
    </w:p>
    <w:p w14:paraId="01A8142B" w14:textId="77777777" w:rsidR="002D01F9" w:rsidRDefault="00000000" w:rsidP="00874ED5">
      <w:pPr>
        <w:pStyle w:val="Ttulo1"/>
        <w:rPr>
          <w:ins w:id="185" w:author="Fabricio David Galarza Piedrahita" w:date="2026-03-09T08:38:00Z" w16du:dateUtc="2026-03-09T13:38:00Z"/>
        </w:rPr>
        <w:pPrChange w:id="186" w:author="Fabricio David Galarza Piedrahita" w:date="2026-03-09T08:43:00Z" w16du:dateUtc="2026-03-09T13:43:00Z">
          <w:pPr>
            <w:pStyle w:val="Ttulo2"/>
          </w:pPr>
        </w:pPrChange>
      </w:pPr>
      <w:proofErr w:type="spellStart"/>
      <w:r>
        <w:t>Propuesta</w:t>
      </w:r>
      <w:proofErr w:type="spellEnd"/>
      <w:r>
        <w:t xml:space="preserve"> Conceptual</w:t>
      </w:r>
    </w:p>
    <w:p w14:paraId="6492D6C2" w14:textId="77777777" w:rsidR="004000A9" w:rsidRPr="004000A9" w:rsidRDefault="004000A9" w:rsidP="004000A9">
      <w:pPr>
        <w:pPrChange w:id="187" w:author="Fabricio David Galarza Piedrahita" w:date="2026-03-09T08:38:00Z" w16du:dateUtc="2026-03-09T13:38:00Z">
          <w:pPr>
            <w:pStyle w:val="Ttulo2"/>
          </w:pPr>
        </w:pPrChange>
      </w:pPr>
    </w:p>
    <w:p w14:paraId="68DC806A" w14:textId="77777777" w:rsidR="004000A9" w:rsidRPr="004000A9" w:rsidRDefault="004000A9" w:rsidP="004000A9">
      <w:pPr>
        <w:rPr>
          <w:ins w:id="188" w:author="Fabricio David Galarza Piedrahita" w:date="2026-03-09T08:38:00Z"/>
          <w:lang w:val="es-CO"/>
        </w:rPr>
        <w:pPrChange w:id="189" w:author="Fabricio David Galarza Piedrahita" w:date="2026-03-09T08:38:00Z" w16du:dateUtc="2026-03-09T13:38:00Z">
          <w:pPr>
            <w:pStyle w:val="Ttulo2"/>
          </w:pPr>
        </w:pPrChange>
      </w:pPr>
      <w:ins w:id="190" w:author="Fabricio David Galarza Piedrahita" w:date="2026-03-09T08:38:00Z">
        <w:r w:rsidRPr="004000A9">
          <w:rPr>
            <w:lang w:val="es-CO"/>
          </w:rPr>
          <w:t>La solución consiste en una aplicación que utilice los datos generados por el atleta en cada entrenamiento para adaptar dinámicamente su plan de entrenamiento.</w:t>
        </w:r>
      </w:ins>
    </w:p>
    <w:p w14:paraId="6E3743D6" w14:textId="77777777" w:rsidR="004000A9" w:rsidRPr="004000A9" w:rsidRDefault="004000A9" w:rsidP="00874ED5">
      <w:pPr>
        <w:pStyle w:val="Sinespaciado"/>
        <w:rPr>
          <w:ins w:id="191" w:author="Fabricio David Galarza Piedrahita" w:date="2026-03-09T08:38:00Z"/>
          <w:lang w:val="es-CO"/>
        </w:rPr>
        <w:pPrChange w:id="192" w:author="Fabricio David Galarza Piedrahita" w:date="2026-03-09T08:43:00Z" w16du:dateUtc="2026-03-09T13:43:00Z">
          <w:pPr>
            <w:pStyle w:val="Ttulo2"/>
          </w:pPr>
        </w:pPrChange>
      </w:pPr>
      <w:ins w:id="193" w:author="Fabricio David Galarza Piedrahita" w:date="2026-03-09T08:38:00Z">
        <w:r w:rsidRPr="004000A9">
          <w:rPr>
            <w:lang w:val="es-CO"/>
          </w:rPr>
          <w:t>En lugar de seguir planes rígidos o genéricos, el sistema analizará métricas clave como intensidad, volumen, frecuencia cardíaca y percepción del esfuerzo para generar la siguiente sesión de entrenamiento recomendada.</w:t>
        </w:r>
      </w:ins>
    </w:p>
    <w:p w14:paraId="59326712" w14:textId="77777777" w:rsidR="004000A9" w:rsidRPr="004000A9" w:rsidRDefault="004000A9" w:rsidP="004000A9">
      <w:pPr>
        <w:rPr>
          <w:ins w:id="194" w:author="Fabricio David Galarza Piedrahita" w:date="2026-03-09T08:38:00Z"/>
          <w:lang w:val="es-CO"/>
        </w:rPr>
        <w:pPrChange w:id="195" w:author="Fabricio David Galarza Piedrahita" w:date="2026-03-09T08:38:00Z" w16du:dateUtc="2026-03-09T13:38:00Z">
          <w:pPr>
            <w:pStyle w:val="Ttulo2"/>
          </w:pPr>
        </w:pPrChange>
      </w:pPr>
      <w:ins w:id="196" w:author="Fabricio David Galarza Piedrahita" w:date="2026-03-09T08:38:00Z">
        <w:r w:rsidRPr="004000A9">
          <w:rPr>
            <w:lang w:val="es-CO"/>
          </w:rPr>
          <w:t>Adicionalmente, la plataforma permitirá a los entrenadores:</w:t>
        </w:r>
      </w:ins>
    </w:p>
    <w:p w14:paraId="7DA900F7" w14:textId="77777777" w:rsidR="004000A9" w:rsidRPr="004000A9" w:rsidRDefault="004000A9" w:rsidP="004000A9">
      <w:pPr>
        <w:pStyle w:val="Prrafodelista"/>
        <w:numPr>
          <w:ilvl w:val="0"/>
          <w:numId w:val="20"/>
        </w:numPr>
        <w:rPr>
          <w:ins w:id="197" w:author="Fabricio David Galarza Piedrahita" w:date="2026-03-09T08:38:00Z"/>
          <w:lang w:val="es-CO"/>
        </w:rPr>
        <w:pPrChange w:id="198" w:author="Fabricio David Galarza Piedrahita" w:date="2026-03-09T08:39:00Z" w16du:dateUtc="2026-03-09T13:39:00Z">
          <w:pPr>
            <w:pStyle w:val="Ttulo2"/>
            <w:numPr>
              <w:numId w:val="19"/>
            </w:numPr>
            <w:tabs>
              <w:tab w:val="num" w:pos="720"/>
            </w:tabs>
            <w:ind w:left="720" w:hanging="360"/>
          </w:pPr>
        </w:pPrChange>
      </w:pPr>
      <w:ins w:id="199" w:author="Fabricio David Galarza Piedrahita" w:date="2026-03-09T08:38:00Z">
        <w:r w:rsidRPr="004000A9">
          <w:rPr>
            <w:lang w:val="es-CO"/>
          </w:rPr>
          <w:t>crear grupos de atletas</w:t>
        </w:r>
      </w:ins>
    </w:p>
    <w:p w14:paraId="5797055B" w14:textId="77777777" w:rsidR="004000A9" w:rsidRPr="004000A9" w:rsidRDefault="004000A9" w:rsidP="004000A9">
      <w:pPr>
        <w:pStyle w:val="Prrafodelista"/>
        <w:numPr>
          <w:ilvl w:val="0"/>
          <w:numId w:val="20"/>
        </w:numPr>
        <w:rPr>
          <w:ins w:id="200" w:author="Fabricio David Galarza Piedrahita" w:date="2026-03-09T08:38:00Z"/>
          <w:lang w:val="es-CO"/>
        </w:rPr>
        <w:pPrChange w:id="201" w:author="Fabricio David Galarza Piedrahita" w:date="2026-03-09T08:39:00Z" w16du:dateUtc="2026-03-09T13:39:00Z">
          <w:pPr>
            <w:pStyle w:val="Ttulo2"/>
            <w:numPr>
              <w:numId w:val="19"/>
            </w:numPr>
            <w:tabs>
              <w:tab w:val="num" w:pos="720"/>
            </w:tabs>
            <w:ind w:left="720" w:hanging="360"/>
          </w:pPr>
        </w:pPrChange>
      </w:pPr>
      <w:ins w:id="202" w:author="Fabricio David Galarza Piedrahita" w:date="2026-03-09T08:38:00Z">
        <w:r w:rsidRPr="004000A9">
          <w:rPr>
            <w:lang w:val="es-CO"/>
          </w:rPr>
          <w:t>gestionar sus pupilos</w:t>
        </w:r>
      </w:ins>
    </w:p>
    <w:p w14:paraId="57B55730" w14:textId="77777777" w:rsidR="004000A9" w:rsidRPr="004000A9" w:rsidRDefault="004000A9" w:rsidP="004000A9">
      <w:pPr>
        <w:pStyle w:val="Prrafodelista"/>
        <w:numPr>
          <w:ilvl w:val="0"/>
          <w:numId w:val="20"/>
        </w:numPr>
        <w:rPr>
          <w:ins w:id="203" w:author="Fabricio David Galarza Piedrahita" w:date="2026-03-09T08:38:00Z"/>
          <w:lang w:val="es-CO"/>
        </w:rPr>
        <w:pPrChange w:id="204" w:author="Fabricio David Galarza Piedrahita" w:date="2026-03-09T08:39:00Z" w16du:dateUtc="2026-03-09T13:39:00Z">
          <w:pPr>
            <w:pStyle w:val="Ttulo2"/>
            <w:numPr>
              <w:numId w:val="19"/>
            </w:numPr>
            <w:tabs>
              <w:tab w:val="num" w:pos="720"/>
            </w:tabs>
            <w:ind w:left="720" w:hanging="360"/>
          </w:pPr>
        </w:pPrChange>
      </w:pPr>
      <w:ins w:id="205" w:author="Fabricio David Galarza Piedrahita" w:date="2026-03-09T08:38:00Z">
        <w:r w:rsidRPr="004000A9">
          <w:rPr>
            <w:lang w:val="es-CO"/>
          </w:rPr>
          <w:t>analizar métricas de rendimiento</w:t>
        </w:r>
      </w:ins>
    </w:p>
    <w:p w14:paraId="62DEB230" w14:textId="77777777" w:rsidR="004000A9" w:rsidRPr="004000A9" w:rsidRDefault="004000A9" w:rsidP="004000A9">
      <w:pPr>
        <w:pStyle w:val="Prrafodelista"/>
        <w:numPr>
          <w:ilvl w:val="0"/>
          <w:numId w:val="20"/>
        </w:numPr>
        <w:rPr>
          <w:ins w:id="206" w:author="Fabricio David Galarza Piedrahita" w:date="2026-03-09T08:38:00Z"/>
          <w:lang w:val="es-CO"/>
        </w:rPr>
        <w:pPrChange w:id="207" w:author="Fabricio David Galarza Piedrahita" w:date="2026-03-09T08:39:00Z" w16du:dateUtc="2026-03-09T13:39:00Z">
          <w:pPr>
            <w:pStyle w:val="Ttulo2"/>
            <w:numPr>
              <w:numId w:val="19"/>
            </w:numPr>
            <w:tabs>
              <w:tab w:val="num" w:pos="720"/>
            </w:tabs>
            <w:ind w:left="720" w:hanging="360"/>
          </w:pPr>
        </w:pPrChange>
      </w:pPr>
      <w:ins w:id="208" w:author="Fabricio David Galarza Piedrahita" w:date="2026-03-09T08:38:00Z">
        <w:r w:rsidRPr="004000A9">
          <w:rPr>
            <w:lang w:val="es-CO"/>
          </w:rPr>
          <w:t>realizar seguimiento individualizado</w:t>
        </w:r>
      </w:ins>
    </w:p>
    <w:p w14:paraId="1466CEE8" w14:textId="77777777" w:rsidR="004000A9" w:rsidRPr="004000A9" w:rsidRDefault="004000A9" w:rsidP="004000A9">
      <w:pPr>
        <w:pStyle w:val="Prrafodelista"/>
        <w:numPr>
          <w:ilvl w:val="0"/>
          <w:numId w:val="20"/>
        </w:numPr>
        <w:rPr>
          <w:ins w:id="209" w:author="Fabricio David Galarza Piedrahita" w:date="2026-03-09T08:38:00Z"/>
          <w:lang w:val="es-CO"/>
        </w:rPr>
        <w:pPrChange w:id="210" w:author="Fabricio David Galarza Piedrahita" w:date="2026-03-09T08:39:00Z" w16du:dateUtc="2026-03-09T13:39:00Z">
          <w:pPr>
            <w:pStyle w:val="Ttulo2"/>
            <w:numPr>
              <w:numId w:val="19"/>
            </w:numPr>
            <w:tabs>
              <w:tab w:val="num" w:pos="720"/>
            </w:tabs>
            <w:ind w:left="720" w:hanging="360"/>
          </w:pPr>
        </w:pPrChange>
      </w:pPr>
      <w:ins w:id="211" w:author="Fabricio David Galarza Piedrahita" w:date="2026-03-09T08:38:00Z">
        <w:r w:rsidRPr="004000A9">
          <w:rPr>
            <w:lang w:val="es-CO"/>
          </w:rPr>
          <w:t>planificar entrenamientos personalizados</w:t>
        </w:r>
      </w:ins>
    </w:p>
    <w:p w14:paraId="471C4A3C" w14:textId="77777777" w:rsidR="004000A9" w:rsidRDefault="004000A9" w:rsidP="004000A9">
      <w:pPr>
        <w:rPr>
          <w:ins w:id="212" w:author="Fabricio David Galarza Piedrahita" w:date="2026-03-09T08:39:00Z" w16du:dateUtc="2026-03-09T13:39:00Z"/>
          <w:lang w:val="es-CO"/>
        </w:rPr>
      </w:pPr>
      <w:ins w:id="213" w:author="Fabricio David Galarza Piedrahita" w:date="2026-03-09T08:38:00Z">
        <w:r w:rsidRPr="004000A9">
          <w:rPr>
            <w:lang w:val="es-CO"/>
          </w:rPr>
          <w:t>De esta forma, el sistema funcionará tanto como una herramienta de entrenamiento adaptativo para atletas como una plataforma de gestión para entrenadores deportivos.</w:t>
        </w:r>
      </w:ins>
    </w:p>
    <w:p w14:paraId="19BECD36" w14:textId="77777777" w:rsidR="004000A9" w:rsidRPr="004000A9" w:rsidRDefault="004000A9" w:rsidP="004000A9">
      <w:pPr>
        <w:rPr>
          <w:ins w:id="214" w:author="Fabricio David Galarza Piedrahita" w:date="2026-03-09T08:38:00Z"/>
          <w:lang w:val="es-CO"/>
        </w:rPr>
        <w:pPrChange w:id="215" w:author="Fabricio David Galarza Piedrahita" w:date="2026-03-09T08:38:00Z" w16du:dateUtc="2026-03-09T13:38:00Z">
          <w:pPr>
            <w:pStyle w:val="Ttulo2"/>
          </w:pPr>
        </w:pPrChange>
      </w:pPr>
    </w:p>
    <w:p w14:paraId="281A79E2" w14:textId="1101C3B9" w:rsidR="002D01F9" w:rsidDel="004000A9" w:rsidRDefault="00000000">
      <w:pPr>
        <w:rPr>
          <w:del w:id="216" w:author="Fabricio David Galarza Piedrahita" w:date="2026-03-09T08:38:00Z" w16du:dateUtc="2026-03-09T13:38:00Z"/>
        </w:rPr>
      </w:pPr>
      <w:del w:id="217" w:author="Fabricio David Galarza Piedrahita" w:date="2026-03-09T08:38:00Z" w16du:dateUtc="2026-03-09T13:38:00Z">
        <w:r w:rsidDel="004000A9">
          <w:delText>La solución consiste en una aplicación que utilice los datos generados por el atleta en cada entrenamiento para adaptar dinámicamente su plan de entrenamiento.</w:delText>
        </w:r>
      </w:del>
    </w:p>
    <w:p w14:paraId="1AC298CA" w14:textId="0BBE5944" w:rsidR="002D01F9" w:rsidDel="004000A9" w:rsidRDefault="002D01F9">
      <w:pPr>
        <w:rPr>
          <w:del w:id="218" w:author="Fabricio David Galarza Piedrahita" w:date="2026-03-09T08:38:00Z" w16du:dateUtc="2026-03-09T13:38:00Z"/>
        </w:rPr>
      </w:pPr>
    </w:p>
    <w:p w14:paraId="366C3984" w14:textId="7FF804C9" w:rsidR="002D01F9" w:rsidDel="004000A9" w:rsidRDefault="00000000">
      <w:pPr>
        <w:rPr>
          <w:del w:id="219" w:author="Fabricio David Galarza Piedrahita" w:date="2026-03-09T08:38:00Z" w16du:dateUtc="2026-03-09T13:38:00Z"/>
        </w:rPr>
      </w:pPr>
      <w:del w:id="220" w:author="Fabricio David Galarza Piedrahita" w:date="2026-03-09T08:38:00Z" w16du:dateUtc="2026-03-09T13:38:00Z">
        <w:r w:rsidDel="004000A9">
          <w:delText>En lugar de seguir un plan rígido, el sistema analizará métricas clave como intensidad, volumen, frecuencia cardíaca y percepción del esfuerzo para generar la siguiente sesión recomendada.</w:delText>
        </w:r>
      </w:del>
    </w:p>
    <w:p w14:paraId="70E73AA7" w14:textId="77777777" w:rsidR="002D01F9" w:rsidRDefault="00000000" w:rsidP="00874ED5">
      <w:pPr>
        <w:pStyle w:val="Ttulo1"/>
        <w:rPr>
          <w:ins w:id="221" w:author="Fabricio David Galarza Piedrahita" w:date="2026-03-09T08:39:00Z" w16du:dateUtc="2026-03-09T13:39:00Z"/>
        </w:rPr>
        <w:pPrChange w:id="222" w:author="Fabricio David Galarza Piedrahita" w:date="2026-03-09T08:43:00Z" w16du:dateUtc="2026-03-09T13:43:00Z">
          <w:pPr>
            <w:pStyle w:val="Ttulo2"/>
          </w:pPr>
        </w:pPrChange>
      </w:pPr>
      <w:r>
        <w:t xml:space="preserve">Valor </w:t>
      </w:r>
      <w:proofErr w:type="spellStart"/>
      <w:r>
        <w:t>Diferencial</w:t>
      </w:r>
      <w:proofErr w:type="spellEnd"/>
      <w:r>
        <w:t xml:space="preserve"> del </w:t>
      </w:r>
      <w:proofErr w:type="spellStart"/>
      <w:r>
        <w:t>Producto</w:t>
      </w:r>
      <w:proofErr w:type="spellEnd"/>
    </w:p>
    <w:p w14:paraId="42AE368C" w14:textId="77777777" w:rsidR="004000A9" w:rsidRPr="004000A9" w:rsidRDefault="004000A9" w:rsidP="004000A9">
      <w:pPr>
        <w:pPrChange w:id="223" w:author="Fabricio David Galarza Piedrahita" w:date="2026-03-09T08:39:00Z" w16du:dateUtc="2026-03-09T13:39:00Z">
          <w:pPr>
            <w:pStyle w:val="Ttulo2"/>
          </w:pPr>
        </w:pPrChange>
      </w:pPr>
    </w:p>
    <w:p w14:paraId="0BF1D398" w14:textId="77777777" w:rsidR="004000A9" w:rsidRPr="004000A9" w:rsidRDefault="004000A9" w:rsidP="00874ED5">
      <w:pPr>
        <w:pStyle w:val="Sinespaciado"/>
        <w:rPr>
          <w:ins w:id="224" w:author="Fabricio David Galarza Piedrahita" w:date="2026-03-09T08:39:00Z"/>
          <w:lang w:val="es-CO"/>
        </w:rPr>
        <w:pPrChange w:id="225" w:author="Fabricio David Galarza Piedrahita" w:date="2026-03-09T08:44:00Z" w16du:dateUtc="2026-03-09T13:44:00Z">
          <w:pPr/>
        </w:pPrChange>
      </w:pPr>
      <w:ins w:id="226" w:author="Fabricio David Galarza Piedrahita" w:date="2026-03-09T08:39:00Z">
        <w:r w:rsidRPr="004000A9">
          <w:rPr>
            <w:lang w:val="es-CO"/>
          </w:rPr>
          <w:t>A diferencia de las aplicaciones tradicionales de seguimiento deportivo, que funcionan principalmente como registradores de actividad, esta plataforma se posiciona como un sistema inteligente de decisión deportiva.</w:t>
        </w:r>
      </w:ins>
    </w:p>
    <w:p w14:paraId="574F22D2" w14:textId="77777777" w:rsidR="004000A9" w:rsidRPr="004000A9" w:rsidRDefault="004000A9" w:rsidP="004000A9">
      <w:pPr>
        <w:rPr>
          <w:ins w:id="227" w:author="Fabricio David Galarza Piedrahita" w:date="2026-03-09T08:39:00Z"/>
          <w:lang w:val="es-CO"/>
        </w:rPr>
      </w:pPr>
      <w:ins w:id="228" w:author="Fabricio David Galarza Piedrahita" w:date="2026-03-09T08:39:00Z">
        <w:r w:rsidRPr="004000A9">
          <w:rPr>
            <w:lang w:val="es-CO"/>
          </w:rPr>
          <w:t>El objetivo es transformar los datos de entrenamiento en recomendaciones claras y accionables que permitan a los atletas mejorar su rendimiento, optimizar su progresión y reducir el riesgo de lesiones.</w:t>
        </w:r>
      </w:ins>
    </w:p>
    <w:p w14:paraId="11F7A4E7" w14:textId="77777777" w:rsidR="004000A9" w:rsidRDefault="004000A9" w:rsidP="004000A9">
      <w:pPr>
        <w:rPr>
          <w:ins w:id="229" w:author="Fabricio David Galarza Piedrahita" w:date="2026-03-09T08:40:00Z" w16du:dateUtc="2026-03-09T13:40:00Z"/>
          <w:lang w:val="es-CO"/>
        </w:rPr>
      </w:pPr>
      <w:ins w:id="230" w:author="Fabricio David Galarza Piedrahita" w:date="2026-03-09T08:39:00Z">
        <w:r w:rsidRPr="004000A9">
          <w:rPr>
            <w:lang w:val="es-CO"/>
          </w:rPr>
          <w:t>Al mismo tiempo, los entrenadores dispondrán de herramientas que les permitirán gestionar y analizar el progreso de sus atletas de forma más eficiente.</w:t>
        </w:r>
      </w:ins>
    </w:p>
    <w:p w14:paraId="675DBEAD" w14:textId="77777777" w:rsidR="004000A9" w:rsidRPr="004000A9" w:rsidRDefault="004000A9" w:rsidP="004000A9">
      <w:pPr>
        <w:rPr>
          <w:ins w:id="231" w:author="Fabricio David Galarza Piedrahita" w:date="2026-03-09T08:39:00Z"/>
          <w:lang w:val="es-CO"/>
        </w:rPr>
      </w:pPr>
    </w:p>
    <w:p w14:paraId="71C21BF1" w14:textId="2B679D97" w:rsidR="002D01F9" w:rsidDel="004000A9" w:rsidRDefault="00000000">
      <w:pPr>
        <w:rPr>
          <w:del w:id="232" w:author="Fabricio David Galarza Piedrahita" w:date="2026-03-09T08:39:00Z" w16du:dateUtc="2026-03-09T13:39:00Z"/>
        </w:rPr>
      </w:pPr>
      <w:del w:id="233" w:author="Fabricio David Galarza Piedrahita" w:date="2026-03-09T08:39:00Z" w16du:dateUtc="2026-03-09T13:39:00Z">
        <w:r w:rsidDel="004000A9">
          <w:delText>A diferencia de las aplicaciones tradicionales de seguimiento deportivo, que funcionan principalmente como registradores de actividad, esta plataforma se posiciona como un sistema inteligente de decisión deportiva.</w:delText>
        </w:r>
      </w:del>
    </w:p>
    <w:p w14:paraId="3EB6CF62" w14:textId="41156234" w:rsidR="002D01F9" w:rsidDel="004000A9" w:rsidRDefault="002D01F9">
      <w:pPr>
        <w:rPr>
          <w:del w:id="234" w:author="Fabricio David Galarza Piedrahita" w:date="2026-03-09T08:39:00Z" w16du:dateUtc="2026-03-09T13:39:00Z"/>
        </w:rPr>
      </w:pPr>
    </w:p>
    <w:p w14:paraId="063EAC8F" w14:textId="00CE7882" w:rsidR="002D01F9" w:rsidDel="004000A9" w:rsidRDefault="00000000">
      <w:pPr>
        <w:rPr>
          <w:del w:id="235" w:author="Fabricio David Galarza Piedrahita" w:date="2026-03-09T08:39:00Z" w16du:dateUtc="2026-03-09T13:39:00Z"/>
        </w:rPr>
      </w:pPr>
      <w:del w:id="236" w:author="Fabricio David Galarza Piedrahita" w:date="2026-03-09T08:39:00Z" w16du:dateUtc="2026-03-09T13:39:00Z">
        <w:r w:rsidDel="004000A9">
          <w:delText>El objetivo es transformar datos de entrenamiento en recomendaciones claras y accionables que permitan a los atletas mejorar su rendimiento, optimizar su progresión y reducir el riesgo de lesiones.</w:delText>
        </w:r>
      </w:del>
    </w:p>
    <w:p w14:paraId="2D6EA824" w14:textId="77777777" w:rsidR="002D01F9" w:rsidRDefault="00000000">
      <w:pPr>
        <w:pStyle w:val="Ttulo2"/>
        <w:rPr>
          <w:ins w:id="237" w:author="Fabricio David Galarza Piedrahita" w:date="2026-03-09T08:40:00Z" w16du:dateUtc="2026-03-09T13:40:00Z"/>
        </w:rPr>
      </w:pPr>
      <w:proofErr w:type="spellStart"/>
      <w:r>
        <w:t>Escalabilidad</w:t>
      </w:r>
      <w:proofErr w:type="spellEnd"/>
      <w:r>
        <w:t xml:space="preserve"> Futura</w:t>
      </w:r>
    </w:p>
    <w:p w14:paraId="0BD4A6BB" w14:textId="77777777" w:rsidR="004000A9" w:rsidRPr="004000A9" w:rsidRDefault="004000A9" w:rsidP="004000A9">
      <w:pPr>
        <w:pPrChange w:id="238" w:author="Fabricio David Galarza Piedrahita" w:date="2026-03-09T08:40:00Z" w16du:dateUtc="2026-03-09T13:40:00Z">
          <w:pPr>
            <w:pStyle w:val="Ttulo2"/>
          </w:pPr>
        </w:pPrChange>
      </w:pPr>
    </w:p>
    <w:p w14:paraId="108C5EF4" w14:textId="77777777" w:rsidR="004000A9" w:rsidRDefault="004000A9" w:rsidP="00874ED5">
      <w:pPr>
        <w:pStyle w:val="Sinespaciado"/>
        <w:rPr>
          <w:ins w:id="239" w:author="Fabricio David Galarza Piedrahita" w:date="2026-03-09T08:44:00Z" w16du:dateUtc="2026-03-09T13:44:00Z"/>
          <w:lang w:val="es-CO"/>
        </w:rPr>
      </w:pPr>
      <w:ins w:id="240" w:author="Fabricio David Galarza Piedrahita" w:date="2026-03-09T08:40:00Z">
        <w:r w:rsidRPr="004000A9">
          <w:rPr>
            <w:lang w:val="es-CO"/>
          </w:rPr>
          <w:t>Aunque el MVP se centrará inicialmente en running, crossfit y entrenamiento funcional, la arquitectura del sistema se diseñará para permitir la incorporación de otras disciplinas deportivas en el futuro, como:</w:t>
        </w:r>
      </w:ins>
    </w:p>
    <w:p w14:paraId="30848ED1" w14:textId="77777777" w:rsidR="00874ED5" w:rsidRPr="004000A9" w:rsidRDefault="00874ED5" w:rsidP="00874ED5">
      <w:pPr>
        <w:pStyle w:val="Sinespaciado"/>
        <w:rPr>
          <w:ins w:id="241" w:author="Fabricio David Galarza Piedrahita" w:date="2026-03-09T08:40:00Z"/>
          <w:lang w:val="es-CO"/>
        </w:rPr>
        <w:pPrChange w:id="242" w:author="Fabricio David Galarza Piedrahita" w:date="2026-03-09T08:44:00Z" w16du:dateUtc="2026-03-09T13:44:00Z">
          <w:pPr/>
        </w:pPrChange>
      </w:pPr>
    </w:p>
    <w:p w14:paraId="74235F19" w14:textId="77777777" w:rsidR="004000A9" w:rsidRPr="004000A9" w:rsidRDefault="004000A9" w:rsidP="00874ED5">
      <w:pPr>
        <w:pStyle w:val="Sinespaciado"/>
        <w:numPr>
          <w:ilvl w:val="0"/>
          <w:numId w:val="26"/>
        </w:numPr>
        <w:rPr>
          <w:ins w:id="243" w:author="Fabricio David Galarza Piedrahita" w:date="2026-03-09T08:40:00Z"/>
          <w:lang w:val="es-CO"/>
        </w:rPr>
        <w:pPrChange w:id="244" w:author="Fabricio David Galarza Piedrahita" w:date="2026-03-09T08:44:00Z" w16du:dateUtc="2026-03-09T13:44:00Z">
          <w:pPr>
            <w:numPr>
              <w:numId w:val="21"/>
            </w:numPr>
            <w:tabs>
              <w:tab w:val="num" w:pos="720"/>
            </w:tabs>
            <w:ind w:left="720" w:hanging="360"/>
          </w:pPr>
        </w:pPrChange>
      </w:pPr>
      <w:ins w:id="245" w:author="Fabricio David Galarza Piedrahita" w:date="2026-03-09T08:40:00Z">
        <w:r w:rsidRPr="004000A9">
          <w:rPr>
            <w:lang w:val="es-CO"/>
          </w:rPr>
          <w:t>ciclismo</w:t>
        </w:r>
      </w:ins>
    </w:p>
    <w:p w14:paraId="0C044596" w14:textId="77777777" w:rsidR="004000A9" w:rsidRPr="004000A9" w:rsidRDefault="004000A9" w:rsidP="00874ED5">
      <w:pPr>
        <w:pStyle w:val="Sinespaciado"/>
        <w:numPr>
          <w:ilvl w:val="0"/>
          <w:numId w:val="26"/>
        </w:numPr>
        <w:rPr>
          <w:ins w:id="246" w:author="Fabricio David Galarza Piedrahita" w:date="2026-03-09T08:40:00Z"/>
          <w:lang w:val="es-CO"/>
        </w:rPr>
        <w:pPrChange w:id="247" w:author="Fabricio David Galarza Piedrahita" w:date="2026-03-09T08:44:00Z" w16du:dateUtc="2026-03-09T13:44:00Z">
          <w:pPr>
            <w:numPr>
              <w:numId w:val="21"/>
            </w:numPr>
            <w:tabs>
              <w:tab w:val="num" w:pos="720"/>
            </w:tabs>
            <w:ind w:left="720" w:hanging="360"/>
          </w:pPr>
        </w:pPrChange>
      </w:pPr>
      <w:ins w:id="248" w:author="Fabricio David Galarza Piedrahita" w:date="2026-03-09T08:40:00Z">
        <w:r w:rsidRPr="004000A9">
          <w:rPr>
            <w:lang w:val="es-CO"/>
          </w:rPr>
          <w:t>natación</w:t>
        </w:r>
      </w:ins>
    </w:p>
    <w:p w14:paraId="1AEE3694" w14:textId="77777777" w:rsidR="004000A9" w:rsidRPr="004000A9" w:rsidRDefault="004000A9" w:rsidP="00874ED5">
      <w:pPr>
        <w:pStyle w:val="Sinespaciado"/>
        <w:numPr>
          <w:ilvl w:val="0"/>
          <w:numId w:val="26"/>
        </w:numPr>
        <w:rPr>
          <w:ins w:id="249" w:author="Fabricio David Galarza Piedrahita" w:date="2026-03-09T08:40:00Z"/>
          <w:lang w:val="es-CO"/>
        </w:rPr>
        <w:pPrChange w:id="250" w:author="Fabricio David Galarza Piedrahita" w:date="2026-03-09T08:44:00Z" w16du:dateUtc="2026-03-09T13:44:00Z">
          <w:pPr>
            <w:numPr>
              <w:numId w:val="21"/>
            </w:numPr>
            <w:tabs>
              <w:tab w:val="num" w:pos="720"/>
            </w:tabs>
            <w:ind w:left="720" w:hanging="360"/>
          </w:pPr>
        </w:pPrChange>
      </w:pPr>
      <w:ins w:id="251" w:author="Fabricio David Galarza Piedrahita" w:date="2026-03-09T08:40:00Z">
        <w:r w:rsidRPr="004000A9">
          <w:rPr>
            <w:lang w:val="es-CO"/>
          </w:rPr>
          <w:t>triatlón</w:t>
        </w:r>
      </w:ins>
    </w:p>
    <w:p w14:paraId="3FB09040" w14:textId="77777777" w:rsidR="004000A9" w:rsidRDefault="004000A9" w:rsidP="00874ED5">
      <w:pPr>
        <w:pStyle w:val="Sinespaciado"/>
        <w:numPr>
          <w:ilvl w:val="0"/>
          <w:numId w:val="26"/>
        </w:numPr>
        <w:rPr>
          <w:ins w:id="252" w:author="Fabricio David Galarza Piedrahita" w:date="2026-03-09T08:44:00Z" w16du:dateUtc="2026-03-09T13:44:00Z"/>
          <w:lang w:val="es-CO"/>
        </w:rPr>
      </w:pPr>
      <w:ins w:id="253" w:author="Fabricio David Galarza Piedrahita" w:date="2026-03-09T08:40:00Z">
        <w:r w:rsidRPr="004000A9">
          <w:rPr>
            <w:lang w:val="es-CO"/>
          </w:rPr>
          <w:t>entrenamiento híbrido</w:t>
        </w:r>
      </w:ins>
    </w:p>
    <w:p w14:paraId="53E19112" w14:textId="77777777" w:rsidR="00874ED5" w:rsidRPr="004000A9" w:rsidRDefault="00874ED5" w:rsidP="00874ED5">
      <w:pPr>
        <w:pStyle w:val="Sinespaciado"/>
        <w:ind w:left="720"/>
        <w:rPr>
          <w:ins w:id="254" w:author="Fabricio David Galarza Piedrahita" w:date="2026-03-09T08:40:00Z"/>
          <w:lang w:val="es-CO"/>
        </w:rPr>
        <w:pPrChange w:id="255" w:author="Fabricio David Galarza Piedrahita" w:date="2026-03-09T08:44:00Z" w16du:dateUtc="2026-03-09T13:44:00Z">
          <w:pPr>
            <w:numPr>
              <w:numId w:val="21"/>
            </w:numPr>
            <w:tabs>
              <w:tab w:val="num" w:pos="720"/>
            </w:tabs>
            <w:ind w:left="720" w:hanging="360"/>
          </w:pPr>
        </w:pPrChange>
      </w:pPr>
    </w:p>
    <w:p w14:paraId="739AC1D6" w14:textId="77777777" w:rsidR="004000A9" w:rsidRDefault="004000A9" w:rsidP="00874ED5">
      <w:pPr>
        <w:pStyle w:val="Sinespaciado"/>
        <w:rPr>
          <w:ins w:id="256" w:author="Fabricio David Galarza Piedrahita" w:date="2026-03-09T08:44:00Z" w16du:dateUtc="2026-03-09T13:44:00Z"/>
          <w:lang w:val="es-CO"/>
        </w:rPr>
      </w:pPr>
      <w:ins w:id="257" w:author="Fabricio David Galarza Piedrahita" w:date="2026-03-09T08:40:00Z">
        <w:r w:rsidRPr="004000A9">
          <w:rPr>
            <w:lang w:val="es-CO"/>
          </w:rPr>
          <w:t>Adicionalmente, la plataforma podrá evolucionar para incluir funcionalidades relacionadas con el ecosistema deportivo, como:</w:t>
        </w:r>
      </w:ins>
    </w:p>
    <w:p w14:paraId="125029CB" w14:textId="77777777" w:rsidR="00874ED5" w:rsidRDefault="00874ED5" w:rsidP="00874ED5">
      <w:pPr>
        <w:pStyle w:val="Sinespaciado"/>
        <w:rPr>
          <w:ins w:id="258" w:author="Fabricio David Galarza Piedrahita" w:date="2026-03-09T08:44:00Z" w16du:dateUtc="2026-03-09T13:44:00Z"/>
          <w:lang w:val="es-CO"/>
        </w:rPr>
      </w:pPr>
    </w:p>
    <w:p w14:paraId="0691E35A" w14:textId="77777777" w:rsidR="00874ED5" w:rsidRPr="004000A9" w:rsidRDefault="00874ED5" w:rsidP="00874ED5">
      <w:pPr>
        <w:pStyle w:val="Sinespaciado"/>
        <w:rPr>
          <w:ins w:id="259" w:author="Fabricio David Galarza Piedrahita" w:date="2026-03-09T08:40:00Z"/>
          <w:lang w:val="es-CO"/>
        </w:rPr>
        <w:pPrChange w:id="260" w:author="Fabricio David Galarza Piedrahita" w:date="2026-03-09T08:44:00Z" w16du:dateUtc="2026-03-09T13:44:00Z">
          <w:pPr/>
        </w:pPrChange>
      </w:pPr>
    </w:p>
    <w:p w14:paraId="130B1FBD" w14:textId="77777777" w:rsidR="004000A9" w:rsidRPr="004000A9" w:rsidRDefault="004000A9" w:rsidP="00874ED5">
      <w:pPr>
        <w:pStyle w:val="Sinespaciado"/>
        <w:numPr>
          <w:ilvl w:val="0"/>
          <w:numId w:val="27"/>
        </w:numPr>
        <w:rPr>
          <w:ins w:id="261" w:author="Fabricio David Galarza Piedrahita" w:date="2026-03-09T08:40:00Z"/>
          <w:lang w:val="es-CO"/>
        </w:rPr>
        <w:pPrChange w:id="262" w:author="Fabricio David Galarza Piedrahita" w:date="2026-03-09T08:44:00Z" w16du:dateUtc="2026-03-09T13:44:00Z">
          <w:pPr>
            <w:numPr>
              <w:numId w:val="22"/>
            </w:numPr>
            <w:tabs>
              <w:tab w:val="num" w:pos="720"/>
            </w:tabs>
            <w:ind w:left="720" w:hanging="360"/>
          </w:pPr>
        </w:pPrChange>
      </w:pPr>
      <w:ins w:id="263" w:author="Fabricio David Galarza Piedrahita" w:date="2026-03-09T08:40:00Z">
        <w:r w:rsidRPr="004000A9">
          <w:rPr>
            <w:lang w:val="es-CO"/>
          </w:rPr>
          <w:t>gestión de competencias deportivas</w:t>
        </w:r>
      </w:ins>
    </w:p>
    <w:p w14:paraId="2CCD45D7" w14:textId="77777777" w:rsidR="004000A9" w:rsidRPr="004000A9" w:rsidRDefault="004000A9" w:rsidP="00874ED5">
      <w:pPr>
        <w:pStyle w:val="Sinespaciado"/>
        <w:numPr>
          <w:ilvl w:val="0"/>
          <w:numId w:val="27"/>
        </w:numPr>
        <w:rPr>
          <w:ins w:id="264" w:author="Fabricio David Galarza Piedrahita" w:date="2026-03-09T08:40:00Z"/>
          <w:lang w:val="es-CO"/>
        </w:rPr>
        <w:pPrChange w:id="265" w:author="Fabricio David Galarza Piedrahita" w:date="2026-03-09T08:44:00Z" w16du:dateUtc="2026-03-09T13:44:00Z">
          <w:pPr>
            <w:numPr>
              <w:numId w:val="22"/>
            </w:numPr>
            <w:tabs>
              <w:tab w:val="num" w:pos="720"/>
            </w:tabs>
            <w:ind w:left="720" w:hanging="360"/>
          </w:pPr>
        </w:pPrChange>
      </w:pPr>
      <w:ins w:id="266" w:author="Fabricio David Galarza Piedrahita" w:date="2026-03-09T08:40:00Z">
        <w:r w:rsidRPr="004000A9">
          <w:rPr>
            <w:lang w:val="es-CO"/>
          </w:rPr>
          <w:t>organización de retos deportivos</w:t>
        </w:r>
      </w:ins>
    </w:p>
    <w:p w14:paraId="59FD1B13" w14:textId="77777777" w:rsidR="004000A9" w:rsidRPr="004000A9" w:rsidRDefault="004000A9" w:rsidP="00874ED5">
      <w:pPr>
        <w:pStyle w:val="Sinespaciado"/>
        <w:numPr>
          <w:ilvl w:val="0"/>
          <w:numId w:val="27"/>
        </w:numPr>
        <w:rPr>
          <w:ins w:id="267" w:author="Fabricio David Galarza Piedrahita" w:date="2026-03-09T08:40:00Z"/>
          <w:lang w:val="es-CO"/>
        </w:rPr>
        <w:pPrChange w:id="268" w:author="Fabricio David Galarza Piedrahita" w:date="2026-03-09T08:44:00Z" w16du:dateUtc="2026-03-09T13:44:00Z">
          <w:pPr>
            <w:numPr>
              <w:numId w:val="22"/>
            </w:numPr>
            <w:tabs>
              <w:tab w:val="num" w:pos="720"/>
            </w:tabs>
            <w:ind w:left="720" w:hanging="360"/>
          </w:pPr>
        </w:pPrChange>
      </w:pPr>
      <w:ins w:id="269" w:author="Fabricio David Galarza Piedrahita" w:date="2026-03-09T08:40:00Z">
        <w:r w:rsidRPr="004000A9">
          <w:rPr>
            <w:lang w:val="es-CO"/>
          </w:rPr>
          <w:t>seguimiento de eventos deportivos</w:t>
        </w:r>
      </w:ins>
    </w:p>
    <w:p w14:paraId="5E049D2A" w14:textId="77777777" w:rsidR="004000A9" w:rsidRDefault="004000A9" w:rsidP="00874ED5">
      <w:pPr>
        <w:pStyle w:val="Sinespaciado"/>
        <w:numPr>
          <w:ilvl w:val="0"/>
          <w:numId w:val="27"/>
        </w:numPr>
        <w:rPr>
          <w:ins w:id="270" w:author="Fabricio David Galarza Piedrahita" w:date="2026-03-09T08:45:00Z" w16du:dateUtc="2026-03-09T13:45:00Z"/>
          <w:lang w:val="es-CO"/>
        </w:rPr>
      </w:pPr>
      <w:ins w:id="271" w:author="Fabricio David Galarza Piedrahita" w:date="2026-03-09T08:40:00Z">
        <w:r w:rsidRPr="004000A9">
          <w:rPr>
            <w:lang w:val="es-CO"/>
          </w:rPr>
          <w:t>comunidades de atletas y entrenadores</w:t>
        </w:r>
      </w:ins>
    </w:p>
    <w:p w14:paraId="1BE1ADD0" w14:textId="77777777" w:rsidR="00874ED5" w:rsidRPr="004000A9" w:rsidRDefault="00874ED5" w:rsidP="00C467F0">
      <w:pPr>
        <w:pStyle w:val="Sinespaciado"/>
        <w:ind w:left="720"/>
        <w:rPr>
          <w:ins w:id="272" w:author="Fabricio David Galarza Piedrahita" w:date="2026-03-09T08:40:00Z"/>
          <w:lang w:val="es-CO"/>
        </w:rPr>
        <w:pPrChange w:id="273" w:author="Fabricio David Galarza Piedrahita" w:date="2026-03-09T08:44:00Z" w16du:dateUtc="2026-03-09T13:44:00Z">
          <w:pPr>
            <w:numPr>
              <w:numId w:val="22"/>
            </w:numPr>
            <w:tabs>
              <w:tab w:val="num" w:pos="720"/>
            </w:tabs>
            <w:ind w:left="720" w:hanging="360"/>
          </w:pPr>
        </w:pPrChange>
      </w:pPr>
    </w:p>
    <w:p w14:paraId="720E385C" w14:textId="77777777" w:rsidR="004000A9" w:rsidRPr="004000A9" w:rsidRDefault="004000A9" w:rsidP="004000A9">
      <w:pPr>
        <w:rPr>
          <w:ins w:id="274" w:author="Fabricio David Galarza Piedrahita" w:date="2026-03-09T08:40:00Z"/>
          <w:lang w:val="es-CO"/>
        </w:rPr>
      </w:pPr>
      <w:ins w:id="275" w:author="Fabricio David Galarza Piedrahita" w:date="2026-03-09T08:40:00Z">
        <w:r w:rsidRPr="004000A9">
          <w:rPr>
            <w:lang w:val="es-CO"/>
          </w:rPr>
          <w:t xml:space="preserve">De esta manera, la plataforma podrá evolucionar desde un sistema de entrenamiento adaptativo hacia un </w:t>
        </w:r>
        <w:r w:rsidRPr="004000A9">
          <w:rPr>
            <w:b/>
            <w:bCs/>
            <w:lang w:val="es-CO"/>
          </w:rPr>
          <w:t>ecosistema integral para entrenamiento, competición y comunidad deportiva</w:t>
        </w:r>
        <w:r w:rsidRPr="004000A9">
          <w:rPr>
            <w:lang w:val="es-CO"/>
          </w:rPr>
          <w:t>.</w:t>
        </w:r>
      </w:ins>
    </w:p>
    <w:p w14:paraId="09353DC8" w14:textId="6255CC52" w:rsidR="002D01F9" w:rsidRDefault="00000000" w:rsidP="004000A9">
      <w:del w:id="276" w:author="Fabricio David Galarza Piedrahita" w:date="2026-03-09T08:40:00Z" w16du:dateUtc="2026-03-09T13:40:00Z">
        <w:r w:rsidDel="004000A9">
          <w:delText>Aunque el MVP se centrará en running, crossfit y entrenamiento funcional, la arquitectura del sistema se diseñará para permitir la incorporación de otras disciplinas deportivas en el futuro, como ciclismo, natación o triatlón.</w:delText>
        </w:r>
      </w:del>
    </w:p>
    <w:sectPr w:rsidR="002D01F9"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3EEDC" w14:textId="77777777" w:rsidR="009A4DE2" w:rsidRDefault="009A4DE2" w:rsidP="004847B6">
      <w:pPr>
        <w:spacing w:after="0" w:line="240" w:lineRule="auto"/>
      </w:pPr>
      <w:r>
        <w:separator/>
      </w:r>
    </w:p>
  </w:endnote>
  <w:endnote w:type="continuationSeparator" w:id="0">
    <w:p w14:paraId="6E27B985" w14:textId="77777777" w:rsidR="009A4DE2" w:rsidRDefault="009A4DE2" w:rsidP="00484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3A045" w14:textId="77777777" w:rsidR="009A4DE2" w:rsidRDefault="009A4DE2" w:rsidP="004847B6">
      <w:pPr>
        <w:spacing w:after="0" w:line="240" w:lineRule="auto"/>
      </w:pPr>
      <w:r>
        <w:separator/>
      </w:r>
    </w:p>
  </w:footnote>
  <w:footnote w:type="continuationSeparator" w:id="0">
    <w:p w14:paraId="5B6A2561" w14:textId="77777777" w:rsidR="009A4DE2" w:rsidRDefault="009A4DE2" w:rsidP="004847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A22CB" w14:textId="61579B0B" w:rsidR="004847B6" w:rsidRPr="004847B6" w:rsidRDefault="004847B6" w:rsidP="005616FB">
    <w:pPr>
      <w:pStyle w:val="Encabezado"/>
      <w:jc w:val="center"/>
      <w:rPr>
        <w:b/>
        <w:bCs/>
      </w:rPr>
    </w:pPr>
    <w:r w:rsidRPr="004847B6">
      <w:rPr>
        <w:b/>
        <w:bCs/>
        <w:noProof/>
      </w:rPr>
      <mc:AlternateContent>
        <mc:Choice Requires="wps">
          <w:drawing>
            <wp:anchor distT="0" distB="0" distL="118745" distR="118745" simplePos="0" relativeHeight="251659264" behindDoc="1" locked="0" layoutInCell="1" allowOverlap="0" wp14:anchorId="167B01C9" wp14:editId="08003C0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4E884CB" w14:textId="135BD08A" w:rsidR="004847B6" w:rsidRDefault="004847B6">
                              <w:pPr>
                                <w:pStyle w:val="Encabezado"/>
                                <w:tabs>
                                  <w:tab w:val="clear" w:pos="4680"/>
                                  <w:tab w:val="clear" w:pos="9360"/>
                                </w:tabs>
                                <w:jc w:val="center"/>
                                <w:rPr>
                                  <w:caps/>
                                  <w:color w:val="FFFFFF" w:themeColor="background1"/>
                                </w:rPr>
                              </w:pPr>
                              <w:r w:rsidRPr="004847B6">
                                <w:rPr>
                                  <w:caps/>
                                  <w:color w:val="FFFFFF" w:themeColor="background1"/>
                                </w:rPr>
                                <w:t>AthletIQ</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67B01C9" id="Rectángulo 200"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4E884CB" w14:textId="135BD08A" w:rsidR="004847B6" w:rsidRDefault="004847B6">
                        <w:pPr>
                          <w:pStyle w:val="Encabezado"/>
                          <w:tabs>
                            <w:tab w:val="clear" w:pos="4680"/>
                            <w:tab w:val="clear" w:pos="9360"/>
                          </w:tabs>
                          <w:jc w:val="center"/>
                          <w:rPr>
                            <w:caps/>
                            <w:color w:val="FFFFFF" w:themeColor="background1"/>
                          </w:rPr>
                        </w:pPr>
                        <w:r w:rsidRPr="004847B6">
                          <w:rPr>
                            <w:caps/>
                            <w:color w:val="FFFFFF" w:themeColor="background1"/>
                          </w:rPr>
                          <w:t>AthletIQ</w:t>
                        </w:r>
                      </w:p>
                    </w:sdtContent>
                  </w:sdt>
                </w:txbxContent>
              </v:textbox>
              <w10:wrap type="square" anchorx="margin" anchory="page"/>
            </v:rect>
          </w:pict>
        </mc:Fallback>
      </mc:AlternateContent>
    </w:r>
  </w:p>
  <w:p w14:paraId="53B775F9" w14:textId="77777777" w:rsidR="005616FB" w:rsidRDefault="005616FB" w:rsidP="00234069">
    <w:pPr>
      <w:pStyle w:val="Encabezado"/>
      <w:jc w:val="right"/>
      <w:rPr>
        <w:lang w:val="es-ES"/>
      </w:rPr>
    </w:pPr>
  </w:p>
  <w:p w14:paraId="237DC657" w14:textId="77777777" w:rsidR="00234069" w:rsidRDefault="00234069" w:rsidP="00234069">
    <w:pPr>
      <w:pStyle w:val="Encabezado"/>
      <w:jc w:val="right"/>
      <w:rPr>
        <w:ins w:id="277" w:author="Fabricio David Galarza Piedrahita" w:date="2026-03-08T20:34:00Z" w16du:dateUtc="2026-03-09T01:34:00Z"/>
        <w:lang w:val="es-ES"/>
      </w:rPr>
    </w:pPr>
  </w:p>
  <w:p w14:paraId="141C62A4" w14:textId="36428142" w:rsidR="005616FB" w:rsidRPr="005616FB" w:rsidRDefault="005616FB" w:rsidP="005616FB">
    <w:pPr>
      <w:pStyle w:val="Encabezado"/>
      <w:jc w:val="center"/>
      <w:rPr>
        <w:ins w:id="278" w:author="Fabricio David Galarza Piedrahita" w:date="2026-03-08T20:33:00Z" w16du:dateUtc="2026-03-09T01:33:00Z"/>
        <w:b/>
        <w:bCs/>
        <w:lang w:val="es-ES"/>
        <w:rPrChange w:id="279" w:author="Fabricio David Galarza Piedrahita" w:date="2026-03-08T20:35:00Z" w16du:dateUtc="2026-03-09T01:35:00Z">
          <w:rPr>
            <w:ins w:id="280" w:author="Fabricio David Galarza Piedrahita" w:date="2026-03-08T20:33:00Z" w16du:dateUtc="2026-03-09T01:33:00Z"/>
            <w:lang w:val="es-ES"/>
          </w:rPr>
        </w:rPrChange>
      </w:rPr>
    </w:pPr>
    <w:ins w:id="281" w:author="Fabricio David Galarza Piedrahita" w:date="2026-03-08T20:33:00Z" w16du:dateUtc="2026-03-09T01:33:00Z">
      <w:r>
        <w:rPr>
          <w:lang w:val="es-ES"/>
        </w:rPr>
        <w:br/>
      </w:r>
      <w:r w:rsidRPr="005616FB">
        <w:rPr>
          <w:b/>
          <w:bCs/>
          <w:lang w:val="es-ES"/>
          <w:rPrChange w:id="282" w:author="Fabricio David Galarza Piedrahita" w:date="2026-03-08T20:35:00Z" w16du:dateUtc="2026-03-09T01:35:00Z">
            <w:rPr>
              <w:lang w:val="es-ES"/>
            </w:rPr>
          </w:rPrChange>
        </w:rPr>
        <w:t>Entrenamiento int</w:t>
      </w:r>
    </w:ins>
    <w:ins w:id="283" w:author="Fabricio David Galarza Piedrahita" w:date="2026-03-08T20:34:00Z" w16du:dateUtc="2026-03-09T01:34:00Z">
      <w:r w:rsidRPr="005616FB">
        <w:rPr>
          <w:b/>
          <w:bCs/>
          <w:lang w:val="es-ES"/>
          <w:rPrChange w:id="284" w:author="Fabricio David Galarza Piedrahita" w:date="2026-03-08T20:35:00Z" w16du:dateUtc="2026-03-09T01:35:00Z">
            <w:rPr>
              <w:lang w:val="es-ES"/>
            </w:rPr>
          </w:rPrChange>
        </w:rPr>
        <w:t>eli</w:t>
      </w:r>
    </w:ins>
    <w:ins w:id="285" w:author="Fabricio David Galarza Piedrahita" w:date="2026-03-08T20:33:00Z" w16du:dateUtc="2026-03-09T01:33:00Z">
      <w:r w:rsidRPr="005616FB">
        <w:rPr>
          <w:b/>
          <w:bCs/>
          <w:lang w:val="es-ES"/>
          <w:rPrChange w:id="286" w:author="Fabricio David Galarza Piedrahita" w:date="2026-03-08T20:35:00Z" w16du:dateUtc="2026-03-09T01:35:00Z">
            <w:rPr>
              <w:lang w:val="es-ES"/>
            </w:rPr>
          </w:rPrChange>
        </w:rPr>
        <w:t>gente para atlet</w:t>
      </w:r>
    </w:ins>
    <w:ins w:id="287" w:author="Fabricio David Galarza Piedrahita" w:date="2026-03-08T20:34:00Z" w16du:dateUtc="2026-03-09T01:34:00Z">
      <w:r w:rsidRPr="005616FB">
        <w:rPr>
          <w:b/>
          <w:bCs/>
          <w:lang w:val="es-ES"/>
          <w:rPrChange w:id="288" w:author="Fabricio David Galarza Piedrahita" w:date="2026-03-08T20:35:00Z" w16du:dateUtc="2026-03-09T01:35:00Z">
            <w:rPr>
              <w:lang w:val="es-ES"/>
            </w:rPr>
          </w:rPrChange>
        </w:rPr>
        <w:t>as reales</w:t>
      </w:r>
    </w:ins>
  </w:p>
  <w:p w14:paraId="51C54318" w14:textId="77777777" w:rsidR="005616FB" w:rsidRPr="004847B6" w:rsidRDefault="005616FB" w:rsidP="004847B6">
    <w:pPr>
      <w:pStyle w:val="Encabezado"/>
      <w:jc w:val="cent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321D63"/>
    <w:multiLevelType w:val="multilevel"/>
    <w:tmpl w:val="3E8C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7093F"/>
    <w:multiLevelType w:val="hybridMultilevel"/>
    <w:tmpl w:val="ACE0AA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B515835"/>
    <w:multiLevelType w:val="hybridMultilevel"/>
    <w:tmpl w:val="4E7A1BC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106807D7"/>
    <w:multiLevelType w:val="hybridMultilevel"/>
    <w:tmpl w:val="E45645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10E90021"/>
    <w:multiLevelType w:val="multilevel"/>
    <w:tmpl w:val="644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772B0"/>
    <w:multiLevelType w:val="multilevel"/>
    <w:tmpl w:val="3B0E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63746"/>
    <w:multiLevelType w:val="multilevel"/>
    <w:tmpl w:val="6E4E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E3DF0"/>
    <w:multiLevelType w:val="hybridMultilevel"/>
    <w:tmpl w:val="BB240C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4C41E80"/>
    <w:multiLevelType w:val="hybridMultilevel"/>
    <w:tmpl w:val="9B7A1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8F57056"/>
    <w:multiLevelType w:val="hybridMultilevel"/>
    <w:tmpl w:val="CAF6C3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8833888"/>
    <w:multiLevelType w:val="multilevel"/>
    <w:tmpl w:val="F6C0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A2636"/>
    <w:multiLevelType w:val="multilevel"/>
    <w:tmpl w:val="482A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C4E77"/>
    <w:multiLevelType w:val="hybridMultilevel"/>
    <w:tmpl w:val="BE0A0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33B54BF"/>
    <w:multiLevelType w:val="hybridMultilevel"/>
    <w:tmpl w:val="C34E40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CF72733"/>
    <w:multiLevelType w:val="multilevel"/>
    <w:tmpl w:val="10C8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72696"/>
    <w:multiLevelType w:val="multilevel"/>
    <w:tmpl w:val="F39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41191"/>
    <w:multiLevelType w:val="hybridMultilevel"/>
    <w:tmpl w:val="3DA67E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757568CC"/>
    <w:multiLevelType w:val="multilevel"/>
    <w:tmpl w:val="5106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65249">
    <w:abstractNumId w:val="8"/>
  </w:num>
  <w:num w:numId="2" w16cid:durableId="1950817614">
    <w:abstractNumId w:val="6"/>
  </w:num>
  <w:num w:numId="3" w16cid:durableId="513880647">
    <w:abstractNumId w:val="5"/>
  </w:num>
  <w:num w:numId="4" w16cid:durableId="194344101">
    <w:abstractNumId w:val="4"/>
  </w:num>
  <w:num w:numId="5" w16cid:durableId="126244490">
    <w:abstractNumId w:val="7"/>
  </w:num>
  <w:num w:numId="6" w16cid:durableId="1523937230">
    <w:abstractNumId w:val="3"/>
  </w:num>
  <w:num w:numId="7" w16cid:durableId="1390420714">
    <w:abstractNumId w:val="2"/>
  </w:num>
  <w:num w:numId="8" w16cid:durableId="1617709013">
    <w:abstractNumId w:val="1"/>
  </w:num>
  <w:num w:numId="9" w16cid:durableId="993068189">
    <w:abstractNumId w:val="0"/>
  </w:num>
  <w:num w:numId="10" w16cid:durableId="1529945630">
    <w:abstractNumId w:val="15"/>
  </w:num>
  <w:num w:numId="11" w16cid:durableId="1546795564">
    <w:abstractNumId w:val="23"/>
  </w:num>
  <w:num w:numId="12" w16cid:durableId="1141800952">
    <w:abstractNumId w:val="24"/>
  </w:num>
  <w:num w:numId="13" w16cid:durableId="203754074">
    <w:abstractNumId w:val="13"/>
  </w:num>
  <w:num w:numId="14" w16cid:durableId="771124185">
    <w:abstractNumId w:val="20"/>
  </w:num>
  <w:num w:numId="15" w16cid:durableId="1747721313">
    <w:abstractNumId w:val="19"/>
  </w:num>
  <w:num w:numId="16" w16cid:durableId="2089423109">
    <w:abstractNumId w:val="12"/>
  </w:num>
  <w:num w:numId="17" w16cid:durableId="1329288484">
    <w:abstractNumId w:val="11"/>
  </w:num>
  <w:num w:numId="18" w16cid:durableId="134834759">
    <w:abstractNumId w:val="25"/>
  </w:num>
  <w:num w:numId="19" w16cid:durableId="38013443">
    <w:abstractNumId w:val="9"/>
  </w:num>
  <w:num w:numId="20" w16cid:durableId="406192835">
    <w:abstractNumId w:val="18"/>
  </w:num>
  <w:num w:numId="21" w16cid:durableId="1266814783">
    <w:abstractNumId w:val="26"/>
  </w:num>
  <w:num w:numId="22" w16cid:durableId="1109742067">
    <w:abstractNumId w:val="14"/>
  </w:num>
  <w:num w:numId="23" w16cid:durableId="353966472">
    <w:abstractNumId w:val="17"/>
  </w:num>
  <w:num w:numId="24" w16cid:durableId="1781879718">
    <w:abstractNumId w:val="22"/>
  </w:num>
  <w:num w:numId="25" w16cid:durableId="317419625">
    <w:abstractNumId w:val="21"/>
  </w:num>
  <w:num w:numId="26" w16cid:durableId="1692687500">
    <w:abstractNumId w:val="16"/>
  </w:num>
  <w:num w:numId="27" w16cid:durableId="94322187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ricio David Galarza Piedrahita">
    <w15:presenceInfo w15:providerId="Windows Live" w15:userId="32f76fcf487361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60A"/>
    <w:rsid w:val="00234069"/>
    <w:rsid w:val="0029639D"/>
    <w:rsid w:val="002B1C81"/>
    <w:rsid w:val="002D01F9"/>
    <w:rsid w:val="00326F90"/>
    <w:rsid w:val="004000A9"/>
    <w:rsid w:val="004847B6"/>
    <w:rsid w:val="00542A79"/>
    <w:rsid w:val="005616FB"/>
    <w:rsid w:val="007A7A85"/>
    <w:rsid w:val="007F141B"/>
    <w:rsid w:val="00874ED5"/>
    <w:rsid w:val="008D2B71"/>
    <w:rsid w:val="008F2291"/>
    <w:rsid w:val="009A4DE2"/>
    <w:rsid w:val="00AA1D8D"/>
    <w:rsid w:val="00AA25DF"/>
    <w:rsid w:val="00AD0109"/>
    <w:rsid w:val="00B47730"/>
    <w:rsid w:val="00BF64AD"/>
    <w:rsid w:val="00C467F0"/>
    <w:rsid w:val="00CB0664"/>
    <w:rsid w:val="00DA2EF2"/>
    <w:rsid w:val="00DF10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951E89"/>
  <w14:defaultImageDpi w14:val="300"/>
  <w15:docId w15:val="{3BBB3785-B139-4BF1-8DEF-E1AB69FD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2B1C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1512</Words>
  <Characters>8317</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AthletIQ</vt:lpstr>
      <vt:lpstr/>
    </vt:vector>
  </TitlesOfParts>
  <Manager/>
  <Company/>
  <LinksUpToDate>false</LinksUpToDate>
  <CharactersWithSpaces>9810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AthletIQ</dc:title>
  <dc:subject/>
  <dc:creator>python-docx</dc:creator>
  <cp:keywords/>
  <dc:description>generated by python-docx</dc:description>
  <cp:lastModifiedBy>Fabricio David Galarza Piedrahita</cp:lastModifiedBy>
  <cp:revision>11</cp:revision>
  <dcterms:created xsi:type="dcterms:W3CDTF">2013-12-23T23:15:00Z</dcterms:created>
  <dcterms:modified xsi:type="dcterms:W3CDTF">2026-03-09T13:52:00Z</dcterms:modified>
  <cp:category/>
</cp:coreProperties>
</file>