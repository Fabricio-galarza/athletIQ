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B107" w14:textId="77777777" w:rsidR="0084704E" w:rsidRDefault="0084704E">
      <w:pPr>
        <w:rPr>
          <w:lang w:val="es-ES"/>
        </w:rPr>
      </w:pPr>
    </w:p>
    <w:p w14:paraId="6C8A9414" w14:textId="7AE24FA7" w:rsidR="00B15215" w:rsidRDefault="00B15215" w:rsidP="00B15215">
      <w:pPr>
        <w:pStyle w:val="Ttulo1"/>
        <w:jc w:val="center"/>
        <w:rPr>
          <w:lang w:val="es-ES"/>
        </w:rPr>
      </w:pPr>
      <w:r>
        <w:rPr>
          <w:lang w:val="es-ES"/>
        </w:rPr>
        <w:t>Especificaciòn de Requerimientos de Software</w:t>
      </w:r>
    </w:p>
    <w:p w14:paraId="1C616325" w14:textId="77777777" w:rsidR="00B15215" w:rsidRDefault="00B15215" w:rsidP="00B15215">
      <w:pPr>
        <w:rPr>
          <w:lang w:val="es-ES"/>
        </w:rPr>
      </w:pPr>
    </w:p>
    <w:p w14:paraId="3463C995" w14:textId="470423BE" w:rsidR="00B15215" w:rsidRDefault="00B15215" w:rsidP="00B15215">
      <w:pPr>
        <w:pStyle w:val="Ttulo2"/>
        <w:numPr>
          <w:ilvl w:val="0"/>
          <w:numId w:val="69"/>
        </w:numPr>
        <w:rPr>
          <w:lang w:val="es-ES"/>
        </w:rPr>
      </w:pPr>
      <w:r>
        <w:rPr>
          <w:lang w:val="es-ES"/>
        </w:rPr>
        <w:t>Introducción</w:t>
      </w:r>
    </w:p>
    <w:p w14:paraId="4B7C04B2" w14:textId="423497A0" w:rsidR="00B15215" w:rsidRDefault="00B15215" w:rsidP="00B15215">
      <w:pPr>
        <w:pStyle w:val="Ttulo3"/>
        <w:numPr>
          <w:ilvl w:val="1"/>
          <w:numId w:val="69"/>
        </w:numPr>
      </w:pPr>
      <w:r w:rsidRPr="00B15215">
        <w:t>Propósito del documento</w:t>
      </w:r>
    </w:p>
    <w:p w14:paraId="304614F9" w14:textId="77777777" w:rsidR="00635BBD" w:rsidRDefault="00635BBD" w:rsidP="00B15215">
      <w:r w:rsidRPr="00635BBD">
        <w:t xml:space="preserve">Este documento define los requerimientos funcionales y no funcionales del módulo </w:t>
      </w:r>
      <w:r w:rsidRPr="00635BBD">
        <w:rPr>
          <w:b/>
          <w:bCs/>
        </w:rPr>
        <w:t>Train</w:t>
      </w:r>
      <w:r w:rsidRPr="00635BBD">
        <w:t xml:space="preserve"> de la plataforma </w:t>
      </w:r>
      <w:proofErr w:type="spellStart"/>
      <w:r w:rsidRPr="00635BBD">
        <w:rPr>
          <w:b/>
          <w:bCs/>
        </w:rPr>
        <w:t>AthletIQ</w:t>
      </w:r>
      <w:proofErr w:type="spellEnd"/>
      <w:r w:rsidRPr="00635BBD">
        <w:t>.</w:t>
      </w:r>
      <w:r w:rsidRPr="00635BBD">
        <w:br/>
        <w:t>Este módulo es responsable de la</w:t>
      </w:r>
      <w:r>
        <w:t>:</w:t>
      </w:r>
    </w:p>
    <w:p w14:paraId="65F78184" w14:textId="5C2E61D9" w:rsidR="00635BBD" w:rsidRDefault="00635BBD" w:rsidP="00635BBD">
      <w:pPr>
        <w:pStyle w:val="Sinespaciado"/>
        <w:numPr>
          <w:ilvl w:val="0"/>
          <w:numId w:val="108"/>
        </w:numPr>
      </w:pPr>
      <w:r w:rsidRPr="00635BBD">
        <w:t>Planificación</w:t>
      </w:r>
    </w:p>
    <w:p w14:paraId="69E1CC5F" w14:textId="07E30147" w:rsidR="00635BBD" w:rsidRDefault="00635BBD" w:rsidP="00635BBD">
      <w:pPr>
        <w:pStyle w:val="Sinespaciado"/>
        <w:numPr>
          <w:ilvl w:val="0"/>
          <w:numId w:val="108"/>
        </w:numPr>
      </w:pPr>
      <w:r w:rsidRPr="00635BBD">
        <w:t>Ejecución</w:t>
      </w:r>
    </w:p>
    <w:p w14:paraId="27FE008C" w14:textId="77777777" w:rsidR="00635BBD" w:rsidRDefault="00635BBD" w:rsidP="00635BBD">
      <w:pPr>
        <w:pStyle w:val="Sinespaciado"/>
        <w:numPr>
          <w:ilvl w:val="0"/>
          <w:numId w:val="108"/>
        </w:numPr>
      </w:pPr>
      <w:r w:rsidRPr="00635BBD">
        <w:t xml:space="preserve">registro </w:t>
      </w:r>
    </w:p>
    <w:p w14:paraId="0C38C722" w14:textId="0A10F519" w:rsidR="00B15215" w:rsidRDefault="00635BBD" w:rsidP="00635BBD">
      <w:pPr>
        <w:pStyle w:val="Sinespaciado"/>
        <w:numPr>
          <w:ilvl w:val="0"/>
          <w:numId w:val="108"/>
        </w:numPr>
      </w:pPr>
      <w:r w:rsidRPr="00635BBD">
        <w:t xml:space="preserve">análisis </w:t>
      </w:r>
      <w:r>
        <w:t xml:space="preserve">inteligente </w:t>
      </w:r>
      <w:r w:rsidRPr="00635BBD">
        <w:t>del entrenamiento deportivo.</w:t>
      </w:r>
    </w:p>
    <w:p w14:paraId="5C3F7F09" w14:textId="77777777" w:rsidR="000A7294" w:rsidRDefault="000A7294" w:rsidP="000A7294">
      <w:pPr>
        <w:pStyle w:val="Sinespaciado"/>
        <w:ind w:left="720"/>
      </w:pPr>
    </w:p>
    <w:p w14:paraId="1619BF11" w14:textId="7B4A5E3C" w:rsidR="00635BBD" w:rsidRDefault="00635BBD" w:rsidP="00635BBD">
      <w:pPr>
        <w:pStyle w:val="Sinespaciado"/>
      </w:pPr>
      <w:r w:rsidRPr="00635BBD">
        <w:t xml:space="preserve">El sistema transforma datos en </w:t>
      </w:r>
      <w:r w:rsidRPr="00635BBD">
        <w:rPr>
          <w:b/>
          <w:bCs/>
        </w:rPr>
        <w:t>decisiones automáticas de entrenamiento</w:t>
      </w:r>
      <w:r w:rsidRPr="00635BBD">
        <w:t xml:space="preserve"> mediante un motor basado en IA.</w:t>
      </w:r>
    </w:p>
    <w:p w14:paraId="14527184" w14:textId="4469BAD5" w:rsidR="00B15215" w:rsidRDefault="00B15215" w:rsidP="00B15215">
      <w:pPr>
        <w:pStyle w:val="Ttulo3"/>
        <w:numPr>
          <w:ilvl w:val="1"/>
          <w:numId w:val="69"/>
        </w:numPr>
      </w:pPr>
      <w:r>
        <w:t>Alcance del Sistema.</w:t>
      </w:r>
    </w:p>
    <w:p w14:paraId="3AA3EFF1" w14:textId="77777777" w:rsidR="00635BBD" w:rsidRPr="00635BBD" w:rsidRDefault="00635BBD" w:rsidP="00635BBD">
      <w:pPr>
        <w:pStyle w:val="Sinespaciado"/>
      </w:pPr>
      <w:r w:rsidRPr="00635BBD">
        <w:t>El módulo Train permitirá:</w:t>
      </w:r>
    </w:p>
    <w:p w14:paraId="3E38D4CE" w14:textId="77777777" w:rsidR="00635BBD" w:rsidRPr="00635BBD" w:rsidRDefault="00635BBD" w:rsidP="00635BBD">
      <w:pPr>
        <w:pStyle w:val="Sinespaciado"/>
        <w:numPr>
          <w:ilvl w:val="0"/>
          <w:numId w:val="100"/>
        </w:numPr>
      </w:pPr>
      <w:r w:rsidRPr="00635BBD">
        <w:t xml:space="preserve">Generar planes de entrenamiento (genéricos y adaptativos) </w:t>
      </w:r>
    </w:p>
    <w:p w14:paraId="2548BE07" w14:textId="77777777" w:rsidR="00635BBD" w:rsidRPr="00635BBD" w:rsidRDefault="00635BBD" w:rsidP="00635BBD">
      <w:pPr>
        <w:pStyle w:val="Sinespaciado"/>
        <w:numPr>
          <w:ilvl w:val="0"/>
          <w:numId w:val="100"/>
        </w:numPr>
      </w:pPr>
      <w:r w:rsidRPr="00635BBD">
        <w:t xml:space="preserve">Planificar sesiones estructuradas por deporte </w:t>
      </w:r>
    </w:p>
    <w:p w14:paraId="72AEC830" w14:textId="77777777" w:rsidR="00635BBD" w:rsidRPr="00635BBD" w:rsidRDefault="00635BBD" w:rsidP="00635BBD">
      <w:pPr>
        <w:pStyle w:val="Sinespaciado"/>
        <w:numPr>
          <w:ilvl w:val="0"/>
          <w:numId w:val="100"/>
        </w:numPr>
      </w:pPr>
      <w:r w:rsidRPr="00635BBD">
        <w:t xml:space="preserve">Registrar entrenamientos realizados </w:t>
      </w:r>
    </w:p>
    <w:p w14:paraId="3642DBBD" w14:textId="77777777" w:rsidR="00635BBD" w:rsidRPr="00635BBD" w:rsidRDefault="00635BBD" w:rsidP="00635BBD">
      <w:pPr>
        <w:pStyle w:val="Sinespaciado"/>
        <w:numPr>
          <w:ilvl w:val="0"/>
          <w:numId w:val="100"/>
        </w:numPr>
      </w:pPr>
      <w:r w:rsidRPr="00635BBD">
        <w:t xml:space="preserve">Capturar métricas de rendimiento </w:t>
      </w:r>
    </w:p>
    <w:p w14:paraId="3DF4B6B4" w14:textId="77777777" w:rsidR="00635BBD" w:rsidRPr="00635BBD" w:rsidRDefault="00635BBD" w:rsidP="00635BBD">
      <w:pPr>
        <w:pStyle w:val="Sinespaciado"/>
        <w:numPr>
          <w:ilvl w:val="0"/>
          <w:numId w:val="100"/>
        </w:numPr>
      </w:pPr>
      <w:r w:rsidRPr="00635BBD">
        <w:t xml:space="preserve">Analizar el progreso del atleta </w:t>
      </w:r>
    </w:p>
    <w:p w14:paraId="7011F772" w14:textId="77777777" w:rsidR="00635BBD" w:rsidRPr="00635BBD" w:rsidRDefault="00635BBD" w:rsidP="00635BBD">
      <w:pPr>
        <w:pStyle w:val="Sinespaciado"/>
        <w:numPr>
          <w:ilvl w:val="0"/>
          <w:numId w:val="100"/>
        </w:numPr>
      </w:pPr>
      <w:r w:rsidRPr="00635BBD">
        <w:t xml:space="preserve">Ajustar dinámicamente el plan (en planes adaptativos) </w:t>
      </w:r>
    </w:p>
    <w:p w14:paraId="7C4ECB5E" w14:textId="77777777" w:rsidR="00635BBD" w:rsidRPr="00635BBD" w:rsidRDefault="00635BBD" w:rsidP="00635BBD">
      <w:pPr>
        <w:pStyle w:val="Sinespaciado"/>
      </w:pPr>
      <w:r w:rsidRPr="00635BBD">
        <w:t>Soporta inicialmente:</w:t>
      </w:r>
    </w:p>
    <w:p w14:paraId="75DCD832" w14:textId="77777777" w:rsidR="00635BBD" w:rsidRPr="00635BBD" w:rsidRDefault="00635BBD" w:rsidP="00635BBD">
      <w:pPr>
        <w:pStyle w:val="Sinespaciado"/>
        <w:numPr>
          <w:ilvl w:val="0"/>
          <w:numId w:val="101"/>
        </w:numPr>
      </w:pPr>
      <w:r w:rsidRPr="00635BBD">
        <w:t xml:space="preserve">Running </w:t>
      </w:r>
    </w:p>
    <w:p w14:paraId="345EEA87" w14:textId="77777777" w:rsidR="00635BBD" w:rsidRPr="00635BBD" w:rsidRDefault="00635BBD" w:rsidP="00635BBD">
      <w:pPr>
        <w:pStyle w:val="Sinespaciado"/>
        <w:numPr>
          <w:ilvl w:val="0"/>
          <w:numId w:val="101"/>
        </w:numPr>
      </w:pPr>
      <w:r w:rsidRPr="00635BBD">
        <w:t xml:space="preserve">CrossFit </w:t>
      </w:r>
    </w:p>
    <w:p w14:paraId="38581A54" w14:textId="77777777" w:rsidR="00635BBD" w:rsidRPr="00635BBD" w:rsidRDefault="00635BBD" w:rsidP="00635BBD">
      <w:pPr>
        <w:pStyle w:val="Sinespaciado"/>
        <w:numPr>
          <w:ilvl w:val="0"/>
          <w:numId w:val="101"/>
        </w:numPr>
      </w:pPr>
      <w:r w:rsidRPr="00635BBD">
        <w:t>Entrenamiento funcional</w:t>
      </w:r>
    </w:p>
    <w:p w14:paraId="7A4228D8" w14:textId="77777777" w:rsidR="00B15215" w:rsidRDefault="00B15215" w:rsidP="00B15215">
      <w:pPr>
        <w:pStyle w:val="Sinespaciado"/>
      </w:pPr>
    </w:p>
    <w:p w14:paraId="611B282B" w14:textId="44C7A86D" w:rsidR="00B15215" w:rsidRDefault="00B15215" w:rsidP="00B15215">
      <w:pPr>
        <w:pStyle w:val="Ttulo3"/>
        <w:numPr>
          <w:ilvl w:val="1"/>
          <w:numId w:val="69"/>
        </w:numPr>
      </w:pPr>
      <w:r>
        <w:t>Definiciones, acrónimos y abreviaturas.</w:t>
      </w:r>
    </w:p>
    <w:p w14:paraId="09967433" w14:textId="77777777" w:rsidR="00B15215" w:rsidRDefault="00B15215" w:rsidP="00B1521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5932"/>
      </w:tblGrid>
      <w:tr w:rsidR="00635BBD" w:rsidRPr="00635BBD" w14:paraId="35A745F1" w14:textId="77777777" w:rsidTr="00635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7DA35" w14:textId="77777777" w:rsidR="00635BBD" w:rsidRPr="00635BBD" w:rsidRDefault="00635BBD" w:rsidP="00635BBD">
            <w:pPr>
              <w:rPr>
                <w:b/>
                <w:bCs/>
              </w:rPr>
            </w:pPr>
            <w:r w:rsidRPr="00635BBD">
              <w:rPr>
                <w:b/>
                <w:bCs/>
              </w:rPr>
              <w:t>Término</w:t>
            </w:r>
          </w:p>
        </w:tc>
        <w:tc>
          <w:tcPr>
            <w:tcW w:w="5887" w:type="dxa"/>
            <w:vAlign w:val="center"/>
            <w:hideMark/>
          </w:tcPr>
          <w:p w14:paraId="456B04E3" w14:textId="77777777" w:rsidR="00635BBD" w:rsidRPr="00635BBD" w:rsidRDefault="00635BBD" w:rsidP="00635BBD">
            <w:pPr>
              <w:rPr>
                <w:b/>
                <w:bCs/>
              </w:rPr>
            </w:pPr>
            <w:r w:rsidRPr="00635BBD">
              <w:rPr>
                <w:b/>
                <w:bCs/>
              </w:rPr>
              <w:t>Definición</w:t>
            </w:r>
          </w:p>
        </w:tc>
      </w:tr>
      <w:tr w:rsidR="00635BBD" w:rsidRPr="00635BBD" w14:paraId="78D915AA" w14:textId="77777777" w:rsidTr="00635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0158" w14:textId="77777777" w:rsidR="00635BBD" w:rsidRPr="00635BBD" w:rsidRDefault="00635BBD" w:rsidP="00635BBD">
            <w:r w:rsidRPr="00635BBD">
              <w:t>Plan de entrenamiento</w:t>
            </w:r>
          </w:p>
        </w:tc>
        <w:tc>
          <w:tcPr>
            <w:tcW w:w="5887" w:type="dxa"/>
            <w:vAlign w:val="center"/>
            <w:hideMark/>
          </w:tcPr>
          <w:p w14:paraId="58C78228" w14:textId="77777777" w:rsidR="00635BBD" w:rsidRPr="00635BBD" w:rsidRDefault="00635BBD" w:rsidP="00635BBD">
            <w:r w:rsidRPr="00635BBD">
              <w:t>Conjunto estructurado de sesiones</w:t>
            </w:r>
          </w:p>
        </w:tc>
      </w:tr>
      <w:tr w:rsidR="00635BBD" w:rsidRPr="00635BBD" w14:paraId="7235581E" w14:textId="77777777" w:rsidTr="00635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127E" w14:textId="77777777" w:rsidR="00635BBD" w:rsidRPr="00635BBD" w:rsidRDefault="00635BBD" w:rsidP="00635BBD">
            <w:r w:rsidRPr="00635BBD">
              <w:lastRenderedPageBreak/>
              <w:t>Mesociclo</w:t>
            </w:r>
          </w:p>
        </w:tc>
        <w:tc>
          <w:tcPr>
            <w:tcW w:w="5887" w:type="dxa"/>
            <w:vAlign w:val="center"/>
            <w:hideMark/>
          </w:tcPr>
          <w:p w14:paraId="7ECF4FCD" w14:textId="77777777" w:rsidR="00635BBD" w:rsidRPr="00635BBD" w:rsidRDefault="00635BBD" w:rsidP="00635BBD">
            <w:r w:rsidRPr="00635BBD">
              <w:t>Bloque de entrenamiento dentro de un plan</w:t>
            </w:r>
          </w:p>
        </w:tc>
      </w:tr>
      <w:tr w:rsidR="00635BBD" w:rsidRPr="00635BBD" w14:paraId="28B06CB6" w14:textId="77777777" w:rsidTr="00635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5F6D" w14:textId="77777777" w:rsidR="00635BBD" w:rsidRPr="00635BBD" w:rsidRDefault="00635BBD" w:rsidP="00635BBD">
            <w:r w:rsidRPr="00635BBD">
              <w:t>Sesión</w:t>
            </w:r>
          </w:p>
        </w:tc>
        <w:tc>
          <w:tcPr>
            <w:tcW w:w="5887" w:type="dxa"/>
            <w:vAlign w:val="center"/>
            <w:hideMark/>
          </w:tcPr>
          <w:p w14:paraId="3B939B0F" w14:textId="77777777" w:rsidR="00635BBD" w:rsidRPr="00635BBD" w:rsidRDefault="00635BBD" w:rsidP="00635BBD">
            <w:r w:rsidRPr="00635BBD">
              <w:t>Unidad individual de entrenamiento</w:t>
            </w:r>
          </w:p>
        </w:tc>
      </w:tr>
      <w:tr w:rsidR="00635BBD" w:rsidRPr="00635BBD" w14:paraId="22AD9103" w14:textId="77777777" w:rsidTr="00635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48ED" w14:textId="77777777" w:rsidR="00635BBD" w:rsidRPr="00635BBD" w:rsidRDefault="00635BBD" w:rsidP="00635BBD">
            <w:r w:rsidRPr="00635BBD">
              <w:t>Métrica</w:t>
            </w:r>
          </w:p>
        </w:tc>
        <w:tc>
          <w:tcPr>
            <w:tcW w:w="5887" w:type="dxa"/>
            <w:vAlign w:val="center"/>
            <w:hideMark/>
          </w:tcPr>
          <w:p w14:paraId="30C57887" w14:textId="77777777" w:rsidR="00635BBD" w:rsidRPr="00635BBD" w:rsidRDefault="00635BBD" w:rsidP="00635BBD">
            <w:r w:rsidRPr="00635BBD">
              <w:t>Dato medible de rendimiento</w:t>
            </w:r>
          </w:p>
        </w:tc>
      </w:tr>
      <w:tr w:rsidR="00635BBD" w:rsidRPr="00635BBD" w14:paraId="7E03A0A8" w14:textId="77777777" w:rsidTr="00635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DBE1" w14:textId="77777777" w:rsidR="00635BBD" w:rsidRPr="00635BBD" w:rsidRDefault="00635BBD" w:rsidP="00635BBD">
            <w:proofErr w:type="spellStart"/>
            <w:r w:rsidRPr="00635BBD">
              <w:t>Goal</w:t>
            </w:r>
            <w:proofErr w:type="spellEnd"/>
          </w:p>
        </w:tc>
        <w:tc>
          <w:tcPr>
            <w:tcW w:w="5887" w:type="dxa"/>
            <w:vAlign w:val="center"/>
            <w:hideMark/>
          </w:tcPr>
          <w:p w14:paraId="712044FD" w14:textId="77777777" w:rsidR="00635BBD" w:rsidRPr="00635BBD" w:rsidRDefault="00635BBD" w:rsidP="00635BBD">
            <w:r w:rsidRPr="00635BBD">
              <w:t>Objetivo del atleta</w:t>
            </w:r>
          </w:p>
        </w:tc>
      </w:tr>
      <w:tr w:rsidR="00635BBD" w:rsidRPr="00635BBD" w14:paraId="2C18EAE6" w14:textId="77777777" w:rsidTr="00635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4BE2" w14:textId="77777777" w:rsidR="00635BBD" w:rsidRPr="00635BBD" w:rsidRDefault="00635BBD" w:rsidP="00635BBD">
            <w:r w:rsidRPr="00635BBD">
              <w:t>EAV</w:t>
            </w:r>
          </w:p>
        </w:tc>
        <w:tc>
          <w:tcPr>
            <w:tcW w:w="5887" w:type="dxa"/>
            <w:vAlign w:val="center"/>
            <w:hideMark/>
          </w:tcPr>
          <w:p w14:paraId="20670AE0" w14:textId="77777777" w:rsidR="00635BBD" w:rsidRPr="00635BBD" w:rsidRDefault="00635BBD" w:rsidP="00635BBD">
            <w:r w:rsidRPr="00635BBD">
              <w:t xml:space="preserve">Modelo </w:t>
            </w:r>
            <w:proofErr w:type="spellStart"/>
            <w:r w:rsidRPr="00635BBD">
              <w:t>Entity-Attribute-Value</w:t>
            </w:r>
            <w:proofErr w:type="spellEnd"/>
          </w:p>
        </w:tc>
      </w:tr>
    </w:tbl>
    <w:p w14:paraId="1D65A29D" w14:textId="77777777" w:rsidR="00B15215" w:rsidRPr="00B15215" w:rsidRDefault="00B15215" w:rsidP="00B15215"/>
    <w:p w14:paraId="2ACC3271" w14:textId="167D9DB1" w:rsidR="00B15215" w:rsidRDefault="00635BBD" w:rsidP="00635BBD">
      <w:pPr>
        <w:pStyle w:val="Ttulo2"/>
        <w:numPr>
          <w:ilvl w:val="0"/>
          <w:numId w:val="69"/>
        </w:numPr>
      </w:pPr>
      <w:r>
        <w:t>Descripción General</w:t>
      </w:r>
    </w:p>
    <w:p w14:paraId="1F2B18A8" w14:textId="0ECB269A" w:rsidR="00635BBD" w:rsidRDefault="00635BBD" w:rsidP="00635BBD">
      <w:pPr>
        <w:pStyle w:val="Ttulo3"/>
        <w:numPr>
          <w:ilvl w:val="1"/>
          <w:numId w:val="69"/>
        </w:numPr>
      </w:pPr>
      <w:r>
        <w:t>Perspectiva del sistema</w:t>
      </w:r>
    </w:p>
    <w:p w14:paraId="535DB820" w14:textId="77777777" w:rsidR="00635BBD" w:rsidRDefault="00635BBD" w:rsidP="00635BBD">
      <w:pPr>
        <w:pStyle w:val="NormalWeb"/>
      </w:pPr>
      <w:r>
        <w:t>El módulo Train se integra con:</w:t>
      </w:r>
    </w:p>
    <w:p w14:paraId="4D6D8E53" w14:textId="77777777" w:rsidR="00635BBD" w:rsidRDefault="00635BBD" w:rsidP="00635BBD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Core (usuarios, atletas, deportes) </w:t>
      </w:r>
    </w:p>
    <w:p w14:paraId="7EF9D2CD" w14:textId="77777777" w:rsidR="00635BBD" w:rsidRDefault="00635BBD" w:rsidP="00635BBD">
      <w:pPr>
        <w:numPr>
          <w:ilvl w:val="0"/>
          <w:numId w:val="102"/>
        </w:numPr>
        <w:spacing w:before="100" w:beforeAutospacing="1" w:after="100" w:afterAutospacing="1" w:line="240" w:lineRule="auto"/>
      </w:pPr>
      <w:proofErr w:type="spellStart"/>
      <w:r>
        <w:t>Forms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(estructura dinámica) </w:t>
      </w:r>
    </w:p>
    <w:p w14:paraId="5118FBB5" w14:textId="20432380" w:rsidR="00635BBD" w:rsidRDefault="00635BBD" w:rsidP="00635BBD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Integraciones externas (Garmin, </w:t>
      </w:r>
      <w:proofErr w:type="spellStart"/>
      <w:r>
        <w:t>Strava</w:t>
      </w:r>
      <w:proofErr w:type="spellEnd"/>
      <w:r>
        <w:t xml:space="preserve">, etc.) </w:t>
      </w:r>
    </w:p>
    <w:p w14:paraId="7EB58914" w14:textId="1CCB93A1" w:rsidR="00635BBD" w:rsidRDefault="00635BBD" w:rsidP="00635BBD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Motor de recomendación (IA)</w:t>
      </w:r>
    </w:p>
    <w:p w14:paraId="5FFF0C84" w14:textId="245E2CDF" w:rsidR="00635BBD" w:rsidRDefault="00635BBD" w:rsidP="00635BBD">
      <w:pPr>
        <w:pStyle w:val="Ttulo3"/>
        <w:numPr>
          <w:ilvl w:val="1"/>
          <w:numId w:val="69"/>
        </w:numPr>
      </w:pPr>
      <w:r>
        <w:t>Funcionalidad General</w:t>
      </w:r>
    </w:p>
    <w:p w14:paraId="1F05FAAB" w14:textId="77777777" w:rsidR="0047069C" w:rsidRPr="0047069C" w:rsidRDefault="0047069C" w:rsidP="0047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70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permite:</w:t>
      </w:r>
    </w:p>
    <w:p w14:paraId="436E3C00" w14:textId="77777777" w:rsidR="0047069C" w:rsidRPr="0047069C" w:rsidRDefault="0047069C" w:rsidP="0047069C">
      <w:pPr>
        <w:pStyle w:val="Sinespaciado"/>
        <w:numPr>
          <w:ilvl w:val="0"/>
          <w:numId w:val="136"/>
        </w:numPr>
        <w:rPr>
          <w:lang w:eastAsia="es-CO"/>
        </w:rPr>
      </w:pPr>
      <w:r w:rsidRPr="0047069C">
        <w:rPr>
          <w:lang w:eastAsia="es-CO"/>
        </w:rPr>
        <w:t xml:space="preserve">Crear perfil deportivo del atleta </w:t>
      </w:r>
    </w:p>
    <w:p w14:paraId="7700A995" w14:textId="77777777" w:rsidR="0047069C" w:rsidRPr="0047069C" w:rsidRDefault="0047069C" w:rsidP="0047069C">
      <w:pPr>
        <w:pStyle w:val="Sinespaciado"/>
        <w:numPr>
          <w:ilvl w:val="0"/>
          <w:numId w:val="136"/>
        </w:numPr>
        <w:rPr>
          <w:lang w:eastAsia="es-CO"/>
        </w:rPr>
      </w:pPr>
      <w:r w:rsidRPr="0047069C">
        <w:rPr>
          <w:lang w:eastAsia="es-CO"/>
        </w:rPr>
        <w:t xml:space="preserve">Definir objetivos </w:t>
      </w:r>
    </w:p>
    <w:p w14:paraId="6F76B44F" w14:textId="77777777" w:rsidR="0047069C" w:rsidRPr="0047069C" w:rsidRDefault="0047069C" w:rsidP="0047069C">
      <w:pPr>
        <w:pStyle w:val="Sinespaciado"/>
        <w:numPr>
          <w:ilvl w:val="0"/>
          <w:numId w:val="136"/>
        </w:numPr>
        <w:rPr>
          <w:lang w:eastAsia="es-CO"/>
        </w:rPr>
      </w:pPr>
      <w:r w:rsidRPr="0047069C">
        <w:rPr>
          <w:lang w:eastAsia="es-CO"/>
        </w:rPr>
        <w:t xml:space="preserve">Configurar disponibilidad </w:t>
      </w:r>
    </w:p>
    <w:p w14:paraId="37F02C37" w14:textId="77777777" w:rsidR="0047069C" w:rsidRPr="0047069C" w:rsidRDefault="0047069C" w:rsidP="0047069C">
      <w:pPr>
        <w:pStyle w:val="Sinespaciado"/>
        <w:numPr>
          <w:ilvl w:val="0"/>
          <w:numId w:val="136"/>
        </w:numPr>
        <w:rPr>
          <w:lang w:eastAsia="es-CO"/>
        </w:rPr>
      </w:pPr>
      <w:r w:rsidRPr="0047069C">
        <w:rPr>
          <w:lang w:eastAsia="es-CO"/>
        </w:rPr>
        <w:t xml:space="preserve">Generar plan de entrenamiento </w:t>
      </w:r>
    </w:p>
    <w:p w14:paraId="13DD1B04" w14:textId="77777777" w:rsidR="0047069C" w:rsidRPr="0047069C" w:rsidRDefault="0047069C" w:rsidP="0047069C">
      <w:pPr>
        <w:pStyle w:val="Sinespaciado"/>
        <w:numPr>
          <w:ilvl w:val="0"/>
          <w:numId w:val="136"/>
        </w:numPr>
        <w:rPr>
          <w:lang w:eastAsia="es-CO"/>
        </w:rPr>
      </w:pPr>
      <w:r w:rsidRPr="0047069C">
        <w:rPr>
          <w:lang w:eastAsia="es-CO"/>
        </w:rPr>
        <w:t xml:space="preserve">Ejecutar sesiones </w:t>
      </w:r>
    </w:p>
    <w:p w14:paraId="2462248C" w14:textId="77777777" w:rsidR="0047069C" w:rsidRPr="0047069C" w:rsidRDefault="0047069C" w:rsidP="0047069C">
      <w:pPr>
        <w:pStyle w:val="Sinespaciado"/>
        <w:numPr>
          <w:ilvl w:val="0"/>
          <w:numId w:val="136"/>
        </w:numPr>
        <w:rPr>
          <w:lang w:eastAsia="es-CO"/>
        </w:rPr>
      </w:pPr>
      <w:r w:rsidRPr="0047069C">
        <w:rPr>
          <w:lang w:eastAsia="es-CO"/>
        </w:rPr>
        <w:t xml:space="preserve">Registrar métricas </w:t>
      </w:r>
    </w:p>
    <w:p w14:paraId="6420DC42" w14:textId="77777777" w:rsidR="0047069C" w:rsidRPr="0047069C" w:rsidRDefault="0047069C" w:rsidP="0047069C">
      <w:pPr>
        <w:pStyle w:val="Sinespaciado"/>
        <w:numPr>
          <w:ilvl w:val="0"/>
          <w:numId w:val="136"/>
        </w:numPr>
        <w:rPr>
          <w:lang w:eastAsia="es-CO"/>
        </w:rPr>
      </w:pPr>
      <w:r w:rsidRPr="0047069C">
        <w:rPr>
          <w:b/>
          <w:bCs/>
          <w:lang w:eastAsia="es-CO"/>
        </w:rPr>
        <w:t>Analizar métricas automáticamente (IA)</w:t>
      </w:r>
      <w:r w:rsidRPr="0047069C">
        <w:rPr>
          <w:lang w:eastAsia="es-CO"/>
        </w:rPr>
        <w:t xml:space="preserve"> </w:t>
      </w:r>
    </w:p>
    <w:p w14:paraId="5BAEC22A" w14:textId="77777777" w:rsidR="0047069C" w:rsidRPr="0047069C" w:rsidRDefault="0047069C" w:rsidP="0047069C">
      <w:pPr>
        <w:pStyle w:val="Sinespaciado"/>
        <w:numPr>
          <w:ilvl w:val="0"/>
          <w:numId w:val="136"/>
        </w:numPr>
        <w:rPr>
          <w:lang w:eastAsia="es-CO"/>
        </w:rPr>
      </w:pPr>
      <w:r w:rsidRPr="0047069C">
        <w:rPr>
          <w:b/>
          <w:bCs/>
          <w:lang w:eastAsia="es-CO"/>
        </w:rPr>
        <w:t>Generar recomendaciones de entrenamiento</w:t>
      </w:r>
      <w:r w:rsidRPr="0047069C">
        <w:rPr>
          <w:lang w:eastAsia="es-CO"/>
        </w:rPr>
        <w:t xml:space="preserve"> </w:t>
      </w:r>
    </w:p>
    <w:p w14:paraId="5A5BBE91" w14:textId="77777777" w:rsidR="0047069C" w:rsidRPr="0047069C" w:rsidRDefault="0047069C" w:rsidP="0047069C">
      <w:pPr>
        <w:pStyle w:val="Sinespaciado"/>
        <w:numPr>
          <w:ilvl w:val="0"/>
          <w:numId w:val="136"/>
        </w:numPr>
        <w:rPr>
          <w:lang w:eastAsia="es-CO"/>
        </w:rPr>
      </w:pPr>
      <w:r w:rsidRPr="0047069C">
        <w:rPr>
          <w:b/>
          <w:bCs/>
          <w:lang w:eastAsia="es-CO"/>
        </w:rPr>
        <w:t>Ajustar el plan dinámicamente</w:t>
      </w:r>
    </w:p>
    <w:p w14:paraId="3D653435" w14:textId="39CFBB4D" w:rsidR="00635BBD" w:rsidRDefault="00635BBD" w:rsidP="00635BBD">
      <w:pPr>
        <w:pStyle w:val="Ttulo3"/>
        <w:numPr>
          <w:ilvl w:val="1"/>
          <w:numId w:val="69"/>
        </w:numPr>
      </w:pPr>
      <w:r>
        <w:t>Tipos de Plan</w:t>
      </w:r>
    </w:p>
    <w:p w14:paraId="31F66C05" w14:textId="77777777" w:rsidR="00635BBD" w:rsidRPr="00635BBD" w:rsidRDefault="00635BBD" w:rsidP="00635BBD">
      <w:pPr>
        <w:pStyle w:val="Sinespaciado"/>
        <w:rPr>
          <w:b/>
          <w:bCs/>
        </w:rPr>
      </w:pPr>
      <w:r w:rsidRPr="00635BBD">
        <w:rPr>
          <w:b/>
          <w:bCs/>
        </w:rPr>
        <w:t>Plan Genérico</w:t>
      </w:r>
    </w:p>
    <w:p w14:paraId="559AC6D2" w14:textId="77777777" w:rsidR="00635BBD" w:rsidRPr="00635BBD" w:rsidRDefault="00635BBD" w:rsidP="00635BBD">
      <w:pPr>
        <w:pStyle w:val="Sinespaciado"/>
        <w:numPr>
          <w:ilvl w:val="0"/>
          <w:numId w:val="106"/>
        </w:numPr>
      </w:pPr>
      <w:r w:rsidRPr="00635BBD">
        <w:t xml:space="preserve">Basado en plantillas </w:t>
      </w:r>
    </w:p>
    <w:p w14:paraId="2DCA3950" w14:textId="77777777" w:rsidR="00635BBD" w:rsidRPr="00635BBD" w:rsidRDefault="00635BBD" w:rsidP="00635BBD">
      <w:pPr>
        <w:pStyle w:val="Sinespaciado"/>
        <w:numPr>
          <w:ilvl w:val="0"/>
          <w:numId w:val="106"/>
        </w:numPr>
      </w:pPr>
      <w:r w:rsidRPr="00635BBD">
        <w:t xml:space="preserve">No adaptativo </w:t>
      </w:r>
    </w:p>
    <w:p w14:paraId="42056F6E" w14:textId="77777777" w:rsidR="00635BBD" w:rsidRPr="00635BBD" w:rsidRDefault="00635BBD" w:rsidP="00635BBD">
      <w:pPr>
        <w:pStyle w:val="Sinespaciado"/>
        <w:numPr>
          <w:ilvl w:val="0"/>
          <w:numId w:val="106"/>
        </w:numPr>
      </w:pPr>
      <w:r w:rsidRPr="00635BBD">
        <w:lastRenderedPageBreak/>
        <w:t xml:space="preserve">No usa IA </w:t>
      </w:r>
    </w:p>
    <w:p w14:paraId="65909FBB" w14:textId="77777777" w:rsidR="00635BBD" w:rsidRDefault="00635BBD" w:rsidP="00635BBD">
      <w:pPr>
        <w:pStyle w:val="Sinespaciado"/>
        <w:numPr>
          <w:ilvl w:val="0"/>
          <w:numId w:val="106"/>
        </w:numPr>
      </w:pPr>
      <w:r w:rsidRPr="00635BBD">
        <w:t>Solo registro de métricas</w:t>
      </w:r>
    </w:p>
    <w:p w14:paraId="7B02B5CC" w14:textId="77777777" w:rsidR="00635BBD" w:rsidRDefault="00635BBD" w:rsidP="00635BBD">
      <w:pPr>
        <w:pStyle w:val="Sinespaciado"/>
      </w:pPr>
    </w:p>
    <w:p w14:paraId="0DD07E7A" w14:textId="77777777" w:rsidR="00635BBD" w:rsidRDefault="00635BBD" w:rsidP="00635BBD">
      <w:pPr>
        <w:pStyle w:val="Sinespaciado"/>
      </w:pPr>
    </w:p>
    <w:p w14:paraId="07BF27D7" w14:textId="77777777" w:rsidR="00635BBD" w:rsidRPr="00635BBD" w:rsidRDefault="00635BBD" w:rsidP="00635BBD">
      <w:pPr>
        <w:pStyle w:val="Sinespaciado"/>
        <w:rPr>
          <w:b/>
          <w:bCs/>
        </w:rPr>
      </w:pPr>
      <w:r w:rsidRPr="00635BBD">
        <w:rPr>
          <w:b/>
          <w:bCs/>
        </w:rPr>
        <w:t>Plan Adaptativo</w:t>
      </w:r>
    </w:p>
    <w:p w14:paraId="4B3EDF29" w14:textId="77777777" w:rsidR="00635BBD" w:rsidRPr="00635BBD" w:rsidRDefault="00635BBD" w:rsidP="00635BBD">
      <w:pPr>
        <w:pStyle w:val="Sinespaciado"/>
        <w:numPr>
          <w:ilvl w:val="0"/>
          <w:numId w:val="110"/>
        </w:numPr>
      </w:pPr>
      <w:r w:rsidRPr="00635BBD">
        <w:t xml:space="preserve">Generado dinámicamente </w:t>
      </w:r>
    </w:p>
    <w:p w14:paraId="4603F6DE" w14:textId="77777777" w:rsidR="00635BBD" w:rsidRPr="00635BBD" w:rsidRDefault="00635BBD" w:rsidP="00635BBD">
      <w:pPr>
        <w:pStyle w:val="Sinespaciado"/>
        <w:numPr>
          <w:ilvl w:val="0"/>
          <w:numId w:val="110"/>
        </w:numPr>
      </w:pPr>
      <w:r w:rsidRPr="00635BBD">
        <w:t xml:space="preserve">Basado en IA </w:t>
      </w:r>
    </w:p>
    <w:p w14:paraId="21228DB9" w14:textId="77777777" w:rsidR="00635BBD" w:rsidRPr="00635BBD" w:rsidRDefault="00635BBD" w:rsidP="00635BBD">
      <w:pPr>
        <w:pStyle w:val="Sinespaciado"/>
        <w:numPr>
          <w:ilvl w:val="0"/>
          <w:numId w:val="110"/>
        </w:numPr>
      </w:pPr>
      <w:r w:rsidRPr="00635BBD">
        <w:t xml:space="preserve">Personalizado por atleta </w:t>
      </w:r>
    </w:p>
    <w:p w14:paraId="45A3BB56" w14:textId="77777777" w:rsidR="00635BBD" w:rsidRPr="00635BBD" w:rsidRDefault="00635BBD" w:rsidP="00635BBD">
      <w:pPr>
        <w:pStyle w:val="Sinespaciado"/>
      </w:pPr>
      <w:r w:rsidRPr="00635BBD">
        <w:t>Utiliza:</w:t>
      </w:r>
    </w:p>
    <w:p w14:paraId="3556B6DF" w14:textId="77777777" w:rsidR="00635BBD" w:rsidRPr="00635BBD" w:rsidRDefault="00635BBD" w:rsidP="00635BBD">
      <w:pPr>
        <w:pStyle w:val="Sinespaciado"/>
        <w:numPr>
          <w:ilvl w:val="0"/>
          <w:numId w:val="111"/>
        </w:numPr>
      </w:pPr>
      <w:r w:rsidRPr="00635BBD">
        <w:t xml:space="preserve">objetivos </w:t>
      </w:r>
    </w:p>
    <w:p w14:paraId="5AB260AD" w14:textId="77777777" w:rsidR="00635BBD" w:rsidRPr="00635BBD" w:rsidRDefault="00635BBD" w:rsidP="00635BBD">
      <w:pPr>
        <w:pStyle w:val="Sinespaciado"/>
        <w:numPr>
          <w:ilvl w:val="0"/>
          <w:numId w:val="111"/>
        </w:numPr>
      </w:pPr>
      <w:r w:rsidRPr="00635BBD">
        <w:t xml:space="preserve">métricas históricas </w:t>
      </w:r>
    </w:p>
    <w:p w14:paraId="0833BA9F" w14:textId="77777777" w:rsidR="00635BBD" w:rsidRPr="00635BBD" w:rsidRDefault="00635BBD" w:rsidP="00635BBD">
      <w:pPr>
        <w:pStyle w:val="Sinespaciado"/>
        <w:numPr>
          <w:ilvl w:val="0"/>
          <w:numId w:val="111"/>
        </w:numPr>
      </w:pPr>
      <w:r w:rsidRPr="00635BBD">
        <w:t xml:space="preserve">carga de entrenamiento </w:t>
      </w:r>
    </w:p>
    <w:p w14:paraId="438B1D35" w14:textId="77777777" w:rsidR="00635BBD" w:rsidRPr="00635BBD" w:rsidRDefault="00635BBD" w:rsidP="00635BBD">
      <w:pPr>
        <w:pStyle w:val="Sinespaciado"/>
        <w:numPr>
          <w:ilvl w:val="0"/>
          <w:numId w:val="111"/>
        </w:numPr>
      </w:pPr>
      <w:r w:rsidRPr="00635BBD">
        <w:t xml:space="preserve">fatiga </w:t>
      </w:r>
    </w:p>
    <w:p w14:paraId="4AEC63FA" w14:textId="77777777" w:rsidR="00635BBD" w:rsidRPr="00635BBD" w:rsidRDefault="00635BBD" w:rsidP="00635BBD">
      <w:pPr>
        <w:pStyle w:val="Sinespaciado"/>
        <w:numPr>
          <w:ilvl w:val="0"/>
          <w:numId w:val="111"/>
        </w:numPr>
      </w:pPr>
      <w:r w:rsidRPr="00635BBD">
        <w:t xml:space="preserve">salud (lesiones) </w:t>
      </w:r>
    </w:p>
    <w:p w14:paraId="69C452F9" w14:textId="77777777" w:rsidR="00635BBD" w:rsidRPr="00635BBD" w:rsidRDefault="00635BBD" w:rsidP="00635BBD">
      <w:pPr>
        <w:pStyle w:val="Sinespaciado"/>
        <w:numPr>
          <w:ilvl w:val="0"/>
          <w:numId w:val="111"/>
        </w:numPr>
      </w:pPr>
      <w:r w:rsidRPr="00635BBD">
        <w:t xml:space="preserve">disponibilidad </w:t>
      </w:r>
    </w:p>
    <w:p w14:paraId="2BAFFC8A" w14:textId="77777777" w:rsidR="00635BBD" w:rsidRPr="00635BBD" w:rsidRDefault="00635BBD" w:rsidP="00635BBD">
      <w:pPr>
        <w:pStyle w:val="Sinespaciado"/>
        <w:numPr>
          <w:ilvl w:val="0"/>
          <w:numId w:val="111"/>
        </w:numPr>
      </w:pPr>
      <w:r w:rsidRPr="00635BBD">
        <w:t>progreso</w:t>
      </w:r>
    </w:p>
    <w:p w14:paraId="56DB1273" w14:textId="77777777" w:rsidR="00635BBD" w:rsidRDefault="00635BBD" w:rsidP="00635BBD">
      <w:pPr>
        <w:pStyle w:val="Sinespaciado"/>
      </w:pPr>
    </w:p>
    <w:p w14:paraId="05DDFA92" w14:textId="75B6698C" w:rsidR="008B2CE6" w:rsidRPr="008B2CE6" w:rsidRDefault="008B2CE6" w:rsidP="008B2CE6">
      <w:pPr>
        <w:pStyle w:val="Ttulo2"/>
        <w:numPr>
          <w:ilvl w:val="0"/>
          <w:numId w:val="69"/>
        </w:numPr>
      </w:pPr>
      <w:r>
        <w:t>Requerimientos funcionales</w:t>
      </w:r>
    </w:p>
    <w:p w14:paraId="4A87E3AD" w14:textId="77777777" w:rsidR="008B2CE6" w:rsidRPr="008B2CE6" w:rsidRDefault="008B2CE6" w:rsidP="008B2CE6">
      <w:pPr>
        <w:pStyle w:val="Ttulo3"/>
        <w:ind w:firstLine="360"/>
      </w:pPr>
      <w:r w:rsidRPr="008B2CE6">
        <w:t>3.1 Perfil Deportivo del Atleta</w:t>
      </w:r>
    </w:p>
    <w:p w14:paraId="5A364554" w14:textId="77777777" w:rsidR="008B2CE6" w:rsidRPr="008B2CE6" w:rsidRDefault="008B2CE6" w:rsidP="008B2CE6">
      <w:pPr>
        <w:rPr>
          <w:b/>
          <w:bCs/>
        </w:rPr>
      </w:pPr>
      <w:r w:rsidRPr="008B2CE6">
        <w:rPr>
          <w:b/>
          <w:bCs/>
        </w:rPr>
        <w:t>RF-01</w:t>
      </w:r>
    </w:p>
    <w:p w14:paraId="6F0E8D6A" w14:textId="77777777" w:rsidR="008B2CE6" w:rsidRPr="008B2CE6" w:rsidRDefault="008B2CE6" w:rsidP="008B2CE6">
      <w:r w:rsidRPr="008B2CE6">
        <w:t>El sistema debe permitir registrar un perfil deportivo por atleta y deporte.</w:t>
      </w:r>
    </w:p>
    <w:p w14:paraId="1C541CE9" w14:textId="77777777" w:rsidR="008B2CE6" w:rsidRPr="008B2CE6" w:rsidRDefault="008B2CE6" w:rsidP="008B2CE6">
      <w:r w:rsidRPr="008B2CE6">
        <w:t>Incluye:</w:t>
      </w:r>
    </w:p>
    <w:p w14:paraId="61E5E4CB" w14:textId="77777777" w:rsidR="008B2CE6" w:rsidRPr="008B2CE6" w:rsidRDefault="008B2CE6" w:rsidP="008B2CE6">
      <w:pPr>
        <w:pStyle w:val="Sinespaciado"/>
        <w:numPr>
          <w:ilvl w:val="0"/>
          <w:numId w:val="113"/>
        </w:numPr>
      </w:pPr>
      <w:r w:rsidRPr="008B2CE6">
        <w:t xml:space="preserve">Nivel deportivo </w:t>
      </w:r>
    </w:p>
    <w:p w14:paraId="4B872AE5" w14:textId="77777777" w:rsidR="008B2CE6" w:rsidRPr="008B2CE6" w:rsidRDefault="008B2CE6" w:rsidP="008B2CE6">
      <w:pPr>
        <w:pStyle w:val="Sinespaciado"/>
        <w:numPr>
          <w:ilvl w:val="0"/>
          <w:numId w:val="113"/>
        </w:numPr>
      </w:pPr>
      <w:r w:rsidRPr="008B2CE6">
        <w:t>Métricas base (</w:t>
      </w:r>
      <w:proofErr w:type="spellStart"/>
      <w:r w:rsidRPr="008B2CE6">
        <w:t>ej</w:t>
      </w:r>
      <w:proofErr w:type="spellEnd"/>
      <w:r w:rsidRPr="008B2CE6">
        <w:t xml:space="preserve">: tiempos, pesos) </w:t>
      </w:r>
    </w:p>
    <w:p w14:paraId="1B85634B" w14:textId="77777777" w:rsidR="008B2CE6" w:rsidRPr="008B2CE6" w:rsidRDefault="008B2CE6" w:rsidP="008B2CE6">
      <w:pPr>
        <w:pStyle w:val="Sinespaciado"/>
        <w:numPr>
          <w:ilvl w:val="0"/>
          <w:numId w:val="113"/>
        </w:numPr>
      </w:pPr>
      <w:r w:rsidRPr="008B2CE6">
        <w:t xml:space="preserve">Zonas de frecuencia cardíaca </w:t>
      </w:r>
    </w:p>
    <w:p w14:paraId="673EEE63" w14:textId="77777777" w:rsidR="008B2CE6" w:rsidRPr="008B2CE6" w:rsidRDefault="008B2CE6" w:rsidP="008B2CE6">
      <w:pPr>
        <w:pStyle w:val="Sinespaciado"/>
        <w:numPr>
          <w:ilvl w:val="0"/>
          <w:numId w:val="113"/>
        </w:numPr>
      </w:pPr>
      <w:r w:rsidRPr="008B2CE6">
        <w:t xml:space="preserve">Salud (lesiones) </w:t>
      </w:r>
    </w:p>
    <w:p w14:paraId="744C4A5E" w14:textId="77777777" w:rsidR="008B2CE6" w:rsidRDefault="008B2CE6" w:rsidP="008B2CE6">
      <w:pPr>
        <w:pStyle w:val="Sinespaciado"/>
        <w:numPr>
          <w:ilvl w:val="0"/>
          <w:numId w:val="113"/>
        </w:numPr>
      </w:pPr>
      <w:r w:rsidRPr="008B2CE6">
        <w:t>Objetivos iniciales</w:t>
      </w:r>
    </w:p>
    <w:p w14:paraId="657D738F" w14:textId="77777777" w:rsidR="008B2CE6" w:rsidRDefault="008B2CE6" w:rsidP="008B2CE6">
      <w:pPr>
        <w:pStyle w:val="Sinespaciado"/>
      </w:pPr>
    </w:p>
    <w:p w14:paraId="7025D72E" w14:textId="77777777" w:rsidR="008B2CE6" w:rsidRPr="008B2CE6" w:rsidRDefault="008B2CE6" w:rsidP="008B2CE6">
      <w:pPr>
        <w:pStyle w:val="Sinespaciado"/>
        <w:rPr>
          <w:b/>
          <w:bCs/>
        </w:rPr>
      </w:pPr>
      <w:r w:rsidRPr="008B2CE6">
        <w:rPr>
          <w:b/>
          <w:bCs/>
        </w:rPr>
        <w:t>RF-02</w:t>
      </w:r>
    </w:p>
    <w:p w14:paraId="76BCFBB7" w14:textId="77777777" w:rsidR="008B2CE6" w:rsidRPr="008B2CE6" w:rsidRDefault="008B2CE6" w:rsidP="008B2CE6">
      <w:pPr>
        <w:pStyle w:val="Sinespaciado"/>
      </w:pPr>
      <w:r w:rsidRPr="008B2CE6">
        <w:t xml:space="preserve">Si el atleta no tiene datos suficientes, el sistema debe generar un </w:t>
      </w:r>
      <w:r w:rsidRPr="008B2CE6">
        <w:rPr>
          <w:b/>
          <w:bCs/>
        </w:rPr>
        <w:t>entrenamiento de test</w:t>
      </w:r>
      <w:r w:rsidRPr="008B2CE6">
        <w:t>.</w:t>
      </w:r>
    </w:p>
    <w:p w14:paraId="29EAD1E6" w14:textId="77777777" w:rsidR="008B2CE6" w:rsidRDefault="008B2CE6" w:rsidP="008B2CE6">
      <w:pPr>
        <w:pStyle w:val="Sinespaciado"/>
      </w:pPr>
    </w:p>
    <w:p w14:paraId="24D2DF7E" w14:textId="58292659" w:rsidR="008B2CE6" w:rsidRDefault="008B2CE6" w:rsidP="008B2CE6">
      <w:pPr>
        <w:pStyle w:val="Ttulo3"/>
      </w:pPr>
      <w:r>
        <w:t>3.2. Configuración de Entrenamiento</w:t>
      </w:r>
    </w:p>
    <w:p w14:paraId="2D272682" w14:textId="77777777" w:rsidR="008B2CE6" w:rsidRPr="008B2CE6" w:rsidRDefault="008B2CE6" w:rsidP="008B2CE6">
      <w:pPr>
        <w:rPr>
          <w:b/>
          <w:bCs/>
        </w:rPr>
      </w:pPr>
      <w:r w:rsidRPr="008B2CE6">
        <w:rPr>
          <w:b/>
          <w:bCs/>
        </w:rPr>
        <w:t>RF-03</w:t>
      </w:r>
    </w:p>
    <w:p w14:paraId="51FD258A" w14:textId="77777777" w:rsidR="008B2CE6" w:rsidRPr="008B2CE6" w:rsidRDefault="008B2CE6" w:rsidP="008B2CE6">
      <w:r w:rsidRPr="008B2CE6">
        <w:t>El atleta debe poder definir:</w:t>
      </w:r>
    </w:p>
    <w:p w14:paraId="7795F094" w14:textId="77777777" w:rsidR="008B2CE6" w:rsidRPr="008B2CE6" w:rsidRDefault="008B2CE6" w:rsidP="008B2CE6">
      <w:pPr>
        <w:pStyle w:val="Sinespaciado"/>
        <w:numPr>
          <w:ilvl w:val="0"/>
          <w:numId w:val="115"/>
        </w:numPr>
      </w:pPr>
      <w:r w:rsidRPr="008B2CE6">
        <w:t xml:space="preserve">Días de entrenamiento por semana </w:t>
      </w:r>
    </w:p>
    <w:p w14:paraId="4E3B489D" w14:textId="77777777" w:rsidR="008B2CE6" w:rsidRPr="008B2CE6" w:rsidRDefault="008B2CE6" w:rsidP="008B2CE6">
      <w:pPr>
        <w:pStyle w:val="Sinespaciado"/>
        <w:numPr>
          <w:ilvl w:val="0"/>
          <w:numId w:val="115"/>
        </w:numPr>
      </w:pPr>
      <w:r w:rsidRPr="008B2CE6">
        <w:t>Distribución (</w:t>
      </w:r>
      <w:proofErr w:type="spellStart"/>
      <w:r w:rsidRPr="008B2CE6">
        <w:t>ej</w:t>
      </w:r>
      <w:proofErr w:type="spellEnd"/>
      <w:r w:rsidRPr="008B2CE6">
        <w:t xml:space="preserve">: running + fuerza) </w:t>
      </w:r>
    </w:p>
    <w:p w14:paraId="535D89C6" w14:textId="77777777" w:rsidR="008B2CE6" w:rsidRPr="008B2CE6" w:rsidRDefault="008B2CE6" w:rsidP="008B2CE6">
      <w:pPr>
        <w:pStyle w:val="Sinespaciado"/>
        <w:numPr>
          <w:ilvl w:val="0"/>
          <w:numId w:val="115"/>
        </w:numPr>
      </w:pPr>
      <w:r w:rsidRPr="008B2CE6">
        <w:t xml:space="preserve">Disponibilidad </w:t>
      </w:r>
    </w:p>
    <w:p w14:paraId="467B497F" w14:textId="77777777" w:rsidR="008B2CE6" w:rsidRPr="008B2CE6" w:rsidRDefault="008B2CE6" w:rsidP="008B2CE6">
      <w:pPr>
        <w:pStyle w:val="Sinespaciado"/>
        <w:numPr>
          <w:ilvl w:val="0"/>
          <w:numId w:val="115"/>
        </w:numPr>
      </w:pPr>
      <w:r w:rsidRPr="008B2CE6">
        <w:lastRenderedPageBreak/>
        <w:t>Acceso a equipamiento</w:t>
      </w:r>
    </w:p>
    <w:p w14:paraId="4DAB8645" w14:textId="77777777" w:rsidR="008B2CE6" w:rsidRDefault="008B2CE6" w:rsidP="008B2CE6"/>
    <w:p w14:paraId="6B7EB991" w14:textId="77777777" w:rsidR="008B2CE6" w:rsidRDefault="008B2CE6" w:rsidP="008B2CE6"/>
    <w:p w14:paraId="19C464C4" w14:textId="4F2319FA" w:rsidR="008B2CE6" w:rsidRDefault="008B2CE6" w:rsidP="008B2CE6">
      <w:pPr>
        <w:pStyle w:val="Ttulo3"/>
      </w:pPr>
      <w:r>
        <w:t>3.3. Gestión de Objetivos</w:t>
      </w:r>
    </w:p>
    <w:p w14:paraId="4C99544E" w14:textId="77777777" w:rsidR="008B2CE6" w:rsidRPr="008B2CE6" w:rsidRDefault="008B2CE6" w:rsidP="008B2CE6">
      <w:pPr>
        <w:rPr>
          <w:b/>
          <w:bCs/>
        </w:rPr>
      </w:pPr>
      <w:r w:rsidRPr="008B2CE6">
        <w:rPr>
          <w:b/>
          <w:bCs/>
        </w:rPr>
        <w:t>RF-04</w:t>
      </w:r>
    </w:p>
    <w:p w14:paraId="31440077" w14:textId="77777777" w:rsidR="008B2CE6" w:rsidRPr="008B2CE6" w:rsidRDefault="008B2CE6" w:rsidP="008B2CE6">
      <w:r w:rsidRPr="008B2CE6">
        <w:t>El sistema debe permitir crear, editar y desactivar objetivos.</w:t>
      </w:r>
    </w:p>
    <w:p w14:paraId="18D29DB0" w14:textId="77777777" w:rsidR="008B2CE6" w:rsidRDefault="008B2CE6" w:rsidP="008B2CE6">
      <w:pPr>
        <w:rPr>
          <w:b/>
          <w:bCs/>
        </w:rPr>
      </w:pPr>
      <w:r w:rsidRPr="008B2CE6">
        <w:rPr>
          <w:b/>
          <w:bCs/>
        </w:rPr>
        <w:t>RF-05</w:t>
      </w:r>
    </w:p>
    <w:p w14:paraId="6DAAF8B2" w14:textId="7E855EC9" w:rsidR="008B2CE6" w:rsidRDefault="008B2CE6" w:rsidP="008B2CE6">
      <w:r w:rsidRPr="008B2CE6">
        <w:t>Un atleta puede tener múltiples objetivos históricos, pero solo uno activo por deporte.</w:t>
      </w:r>
    </w:p>
    <w:p w14:paraId="50A71FBF" w14:textId="77777777" w:rsidR="008B2CE6" w:rsidRPr="008B2CE6" w:rsidRDefault="008B2CE6" w:rsidP="008B2CE6"/>
    <w:p w14:paraId="33752405" w14:textId="70B0F820" w:rsidR="008B2CE6" w:rsidRDefault="008B2CE6" w:rsidP="008B2CE6">
      <w:pPr>
        <w:pStyle w:val="Ttulo3"/>
      </w:pPr>
      <w:r>
        <w:t>3.4. Plan de Entrenamiento</w:t>
      </w:r>
    </w:p>
    <w:p w14:paraId="3B1E5863" w14:textId="77777777" w:rsidR="008B2CE6" w:rsidRDefault="008B2CE6" w:rsidP="008B2CE6"/>
    <w:p w14:paraId="4CE6BD63" w14:textId="77777777" w:rsidR="008B2CE6" w:rsidRPr="008B2CE6" w:rsidRDefault="008B2CE6" w:rsidP="008B2CE6">
      <w:pPr>
        <w:rPr>
          <w:b/>
          <w:bCs/>
        </w:rPr>
      </w:pPr>
      <w:r w:rsidRPr="008B2CE6">
        <w:rPr>
          <w:b/>
          <w:bCs/>
        </w:rPr>
        <w:t>RF-06</w:t>
      </w:r>
    </w:p>
    <w:p w14:paraId="4AFC6D55" w14:textId="77777777" w:rsidR="008B2CE6" w:rsidRPr="008B2CE6" w:rsidRDefault="008B2CE6" w:rsidP="008B2CE6">
      <w:r w:rsidRPr="008B2CE6">
        <w:t>El sistema debe generar un plan de entrenamiento basado en:</w:t>
      </w:r>
    </w:p>
    <w:p w14:paraId="50FB4512" w14:textId="77777777" w:rsidR="008B2CE6" w:rsidRPr="008B2CE6" w:rsidRDefault="008B2CE6" w:rsidP="008B2CE6">
      <w:pPr>
        <w:pStyle w:val="Sinespaciado"/>
        <w:numPr>
          <w:ilvl w:val="0"/>
          <w:numId w:val="119"/>
        </w:numPr>
      </w:pPr>
      <w:r w:rsidRPr="008B2CE6">
        <w:t xml:space="preserve">deporte </w:t>
      </w:r>
    </w:p>
    <w:p w14:paraId="5295B2A8" w14:textId="77777777" w:rsidR="008B2CE6" w:rsidRPr="008B2CE6" w:rsidRDefault="008B2CE6" w:rsidP="008B2CE6">
      <w:pPr>
        <w:pStyle w:val="Sinespaciado"/>
        <w:numPr>
          <w:ilvl w:val="0"/>
          <w:numId w:val="119"/>
        </w:numPr>
      </w:pPr>
      <w:r w:rsidRPr="008B2CE6">
        <w:t xml:space="preserve">objetivo </w:t>
      </w:r>
    </w:p>
    <w:p w14:paraId="53F3BF2E" w14:textId="77777777" w:rsidR="008B2CE6" w:rsidRPr="008B2CE6" w:rsidRDefault="008B2CE6" w:rsidP="008B2CE6">
      <w:pPr>
        <w:pStyle w:val="Sinespaciado"/>
        <w:numPr>
          <w:ilvl w:val="0"/>
          <w:numId w:val="119"/>
        </w:numPr>
      </w:pPr>
      <w:r w:rsidRPr="008B2CE6">
        <w:t xml:space="preserve">nivel </w:t>
      </w:r>
    </w:p>
    <w:p w14:paraId="48FA33FB" w14:textId="77777777" w:rsidR="008B2CE6" w:rsidRPr="008B2CE6" w:rsidRDefault="008B2CE6" w:rsidP="008B2CE6">
      <w:pPr>
        <w:pStyle w:val="Sinespaciado"/>
        <w:numPr>
          <w:ilvl w:val="0"/>
          <w:numId w:val="119"/>
        </w:numPr>
      </w:pPr>
      <w:r w:rsidRPr="008B2CE6">
        <w:t xml:space="preserve">disponibilidad </w:t>
      </w:r>
    </w:p>
    <w:p w14:paraId="41A91015" w14:textId="77777777" w:rsidR="008B2CE6" w:rsidRDefault="008B2CE6" w:rsidP="008B2CE6">
      <w:pPr>
        <w:pStyle w:val="Sinespaciado"/>
        <w:numPr>
          <w:ilvl w:val="0"/>
          <w:numId w:val="119"/>
        </w:numPr>
      </w:pPr>
      <w:r w:rsidRPr="008B2CE6">
        <w:t>salud</w:t>
      </w:r>
    </w:p>
    <w:p w14:paraId="45E99190" w14:textId="77777777" w:rsidR="008B2CE6" w:rsidRPr="008B2CE6" w:rsidRDefault="008B2CE6" w:rsidP="008B2CE6">
      <w:pPr>
        <w:pStyle w:val="Sinespaciado"/>
        <w:ind w:left="720"/>
      </w:pPr>
    </w:p>
    <w:p w14:paraId="4DABEBE5" w14:textId="77777777" w:rsidR="008B2CE6" w:rsidRPr="008B2CE6" w:rsidRDefault="008B2CE6" w:rsidP="008B2CE6">
      <w:pPr>
        <w:rPr>
          <w:b/>
          <w:bCs/>
        </w:rPr>
      </w:pPr>
      <w:r w:rsidRPr="008B2CE6">
        <w:rPr>
          <w:b/>
          <w:bCs/>
        </w:rPr>
        <w:t>RF-07</w:t>
      </w:r>
    </w:p>
    <w:p w14:paraId="57857CFE" w14:textId="77777777" w:rsidR="008B2CE6" w:rsidRPr="008B2CE6" w:rsidRDefault="008B2CE6" w:rsidP="008B2CE6">
      <w:r w:rsidRPr="008B2CE6">
        <w:t>El plan debe estructurarse en:</w:t>
      </w:r>
    </w:p>
    <w:p w14:paraId="3718FD15" w14:textId="77777777" w:rsidR="008B2CE6" w:rsidRPr="008B2CE6" w:rsidRDefault="008B2CE6" w:rsidP="008B2CE6">
      <w:pPr>
        <w:pStyle w:val="Sinespaciado"/>
        <w:numPr>
          <w:ilvl w:val="0"/>
          <w:numId w:val="117"/>
        </w:numPr>
      </w:pPr>
      <w:r w:rsidRPr="008B2CE6">
        <w:t xml:space="preserve">mesociclos </w:t>
      </w:r>
    </w:p>
    <w:p w14:paraId="54B1DC2E" w14:textId="77777777" w:rsidR="008B2CE6" w:rsidRDefault="008B2CE6" w:rsidP="008B2CE6">
      <w:pPr>
        <w:pStyle w:val="Sinespaciado"/>
        <w:numPr>
          <w:ilvl w:val="0"/>
          <w:numId w:val="117"/>
        </w:numPr>
      </w:pPr>
      <w:r w:rsidRPr="008B2CE6">
        <w:t>sesiones</w:t>
      </w:r>
    </w:p>
    <w:p w14:paraId="7EFAB5CB" w14:textId="77777777" w:rsidR="008B2CE6" w:rsidRDefault="008B2CE6" w:rsidP="008B2CE6">
      <w:pPr>
        <w:pStyle w:val="Sinespaciado"/>
      </w:pPr>
    </w:p>
    <w:p w14:paraId="5A8290F6" w14:textId="77777777" w:rsidR="008B2CE6" w:rsidRPr="008B2CE6" w:rsidRDefault="008B2CE6" w:rsidP="008B2CE6">
      <w:pPr>
        <w:pStyle w:val="Sinespaciado"/>
        <w:rPr>
          <w:b/>
          <w:bCs/>
        </w:rPr>
      </w:pPr>
      <w:r w:rsidRPr="008B2CE6">
        <w:rPr>
          <w:b/>
          <w:bCs/>
        </w:rPr>
        <w:t>RF-08</w:t>
      </w:r>
    </w:p>
    <w:p w14:paraId="5E00064E" w14:textId="77777777" w:rsidR="008B2CE6" w:rsidRDefault="008B2CE6" w:rsidP="008B2CE6">
      <w:pPr>
        <w:pStyle w:val="Sinespaciado"/>
      </w:pPr>
      <w:r w:rsidRPr="008B2CE6">
        <w:t>El sistema debe soportar múltiples deportes por usuario.</w:t>
      </w:r>
    </w:p>
    <w:p w14:paraId="16EDF21E" w14:textId="77777777" w:rsidR="008B2CE6" w:rsidRDefault="008B2CE6" w:rsidP="008B2CE6">
      <w:pPr>
        <w:pStyle w:val="Sinespaciado"/>
      </w:pPr>
    </w:p>
    <w:p w14:paraId="3A9385E8" w14:textId="68B1C733" w:rsidR="008B2CE6" w:rsidRDefault="008B2CE6" w:rsidP="008B2CE6">
      <w:pPr>
        <w:pStyle w:val="Ttulo3"/>
      </w:pPr>
      <w:r>
        <w:t>3.5. Tipos de Entrenamiento por Deporte</w:t>
      </w:r>
    </w:p>
    <w:p w14:paraId="6D27BA1F" w14:textId="77777777" w:rsidR="008B2CE6" w:rsidRDefault="008B2CE6" w:rsidP="008B2CE6"/>
    <w:p w14:paraId="6C16857D" w14:textId="77777777" w:rsidR="008B2CE6" w:rsidRPr="008B2CE6" w:rsidRDefault="008B2CE6" w:rsidP="008B2CE6">
      <w:pPr>
        <w:rPr>
          <w:b/>
          <w:bCs/>
        </w:rPr>
      </w:pPr>
      <w:r w:rsidRPr="008B2CE6">
        <w:rPr>
          <w:b/>
          <w:bCs/>
        </w:rPr>
        <w:t>Running</w:t>
      </w:r>
    </w:p>
    <w:p w14:paraId="370BFF0D" w14:textId="77777777" w:rsidR="008B2CE6" w:rsidRPr="008B2CE6" w:rsidRDefault="008B2CE6" w:rsidP="008B2CE6">
      <w:r w:rsidRPr="008B2CE6">
        <w:t>El sistema debe soportar:</w:t>
      </w:r>
    </w:p>
    <w:p w14:paraId="62446C43" w14:textId="77777777" w:rsidR="008B2CE6" w:rsidRPr="008B2CE6" w:rsidRDefault="008B2CE6" w:rsidP="008B2CE6">
      <w:pPr>
        <w:pStyle w:val="Sinespaciado"/>
        <w:numPr>
          <w:ilvl w:val="0"/>
          <w:numId w:val="121"/>
        </w:numPr>
      </w:pPr>
      <w:r w:rsidRPr="008B2CE6">
        <w:t xml:space="preserve">Easy Run </w:t>
      </w:r>
    </w:p>
    <w:p w14:paraId="75FA3EAC" w14:textId="77777777" w:rsidR="008B2CE6" w:rsidRPr="008B2CE6" w:rsidRDefault="008B2CE6" w:rsidP="008B2CE6">
      <w:pPr>
        <w:pStyle w:val="Sinespaciado"/>
        <w:numPr>
          <w:ilvl w:val="0"/>
          <w:numId w:val="121"/>
        </w:numPr>
      </w:pPr>
      <w:r w:rsidRPr="008B2CE6">
        <w:lastRenderedPageBreak/>
        <w:t xml:space="preserve">Long Run </w:t>
      </w:r>
    </w:p>
    <w:p w14:paraId="1C4341C0" w14:textId="77777777" w:rsidR="008B2CE6" w:rsidRPr="008B2CE6" w:rsidRDefault="008B2CE6" w:rsidP="008B2CE6">
      <w:pPr>
        <w:pStyle w:val="Sinespaciado"/>
        <w:numPr>
          <w:ilvl w:val="0"/>
          <w:numId w:val="121"/>
        </w:numPr>
      </w:pPr>
      <w:r w:rsidRPr="008B2CE6">
        <w:t xml:space="preserve">Intervalos (Series) </w:t>
      </w:r>
    </w:p>
    <w:p w14:paraId="5B3E2091" w14:textId="77777777" w:rsidR="008B2CE6" w:rsidRPr="008B2CE6" w:rsidRDefault="008B2CE6" w:rsidP="008B2CE6">
      <w:pPr>
        <w:pStyle w:val="Sinespaciado"/>
        <w:numPr>
          <w:ilvl w:val="0"/>
          <w:numId w:val="121"/>
        </w:numPr>
      </w:pPr>
      <w:r w:rsidRPr="008B2CE6">
        <w:t xml:space="preserve">Tempo Run </w:t>
      </w:r>
    </w:p>
    <w:p w14:paraId="79742EE4" w14:textId="77777777" w:rsidR="008B2CE6" w:rsidRPr="008B2CE6" w:rsidRDefault="008B2CE6" w:rsidP="008B2CE6">
      <w:pPr>
        <w:pStyle w:val="Sinespaciado"/>
        <w:numPr>
          <w:ilvl w:val="0"/>
          <w:numId w:val="121"/>
        </w:numPr>
      </w:pPr>
      <w:proofErr w:type="spellStart"/>
      <w:r w:rsidRPr="008B2CE6">
        <w:t>Fartlek</w:t>
      </w:r>
      <w:proofErr w:type="spellEnd"/>
      <w:r w:rsidRPr="008B2CE6">
        <w:t xml:space="preserve"> </w:t>
      </w:r>
    </w:p>
    <w:p w14:paraId="7937E752" w14:textId="77777777" w:rsidR="008B2CE6" w:rsidRPr="008B2CE6" w:rsidRDefault="008B2CE6" w:rsidP="008B2CE6">
      <w:pPr>
        <w:pStyle w:val="Sinespaciado"/>
        <w:numPr>
          <w:ilvl w:val="0"/>
          <w:numId w:val="121"/>
        </w:numPr>
      </w:pPr>
      <w:r w:rsidRPr="008B2CE6">
        <w:t xml:space="preserve">Hill Training </w:t>
      </w:r>
    </w:p>
    <w:p w14:paraId="70B236C9" w14:textId="77777777" w:rsidR="008B2CE6" w:rsidRPr="008B2CE6" w:rsidRDefault="008B2CE6" w:rsidP="008B2CE6">
      <w:pPr>
        <w:pStyle w:val="Sinespaciado"/>
        <w:numPr>
          <w:ilvl w:val="0"/>
          <w:numId w:val="121"/>
        </w:numPr>
      </w:pPr>
      <w:r w:rsidRPr="008B2CE6">
        <w:t xml:space="preserve">Progresivos </w:t>
      </w:r>
    </w:p>
    <w:p w14:paraId="7FECC2EA" w14:textId="77777777" w:rsidR="008B2CE6" w:rsidRDefault="008B2CE6" w:rsidP="008B2CE6">
      <w:pPr>
        <w:pStyle w:val="Sinespaciado"/>
        <w:numPr>
          <w:ilvl w:val="0"/>
          <w:numId w:val="121"/>
        </w:numPr>
      </w:pPr>
      <w:proofErr w:type="spellStart"/>
      <w:r w:rsidRPr="008B2CE6">
        <w:t>Recovery</w:t>
      </w:r>
      <w:proofErr w:type="spellEnd"/>
      <w:r w:rsidRPr="008B2CE6">
        <w:t xml:space="preserve"> Run</w:t>
      </w:r>
    </w:p>
    <w:p w14:paraId="71B544D0" w14:textId="77777777" w:rsidR="008B2CE6" w:rsidRDefault="008B2CE6" w:rsidP="008B2CE6">
      <w:pPr>
        <w:pStyle w:val="Sinespaciado"/>
      </w:pPr>
    </w:p>
    <w:p w14:paraId="42FA59E5" w14:textId="77777777" w:rsidR="008B2CE6" w:rsidRPr="008B2CE6" w:rsidRDefault="008B2CE6" w:rsidP="008B2CE6">
      <w:pPr>
        <w:pStyle w:val="Sinespaciado"/>
        <w:rPr>
          <w:b/>
          <w:bCs/>
        </w:rPr>
      </w:pPr>
      <w:r w:rsidRPr="008B2CE6">
        <w:rPr>
          <w:b/>
          <w:bCs/>
        </w:rPr>
        <w:t>CrossFit</w:t>
      </w:r>
    </w:p>
    <w:p w14:paraId="19577DEF" w14:textId="77777777" w:rsidR="008B2CE6" w:rsidRPr="008B2CE6" w:rsidRDefault="008B2CE6" w:rsidP="008B2CE6">
      <w:pPr>
        <w:pStyle w:val="Sinespaciado"/>
      </w:pPr>
      <w:r w:rsidRPr="008B2CE6">
        <w:t>El sistema debe soportar:</w:t>
      </w:r>
    </w:p>
    <w:p w14:paraId="4C870833" w14:textId="77777777" w:rsidR="008B2CE6" w:rsidRPr="008B2CE6" w:rsidRDefault="008B2CE6" w:rsidP="008B2CE6">
      <w:pPr>
        <w:pStyle w:val="Sinespaciado"/>
        <w:numPr>
          <w:ilvl w:val="0"/>
          <w:numId w:val="122"/>
        </w:numPr>
      </w:pPr>
      <w:r w:rsidRPr="008B2CE6">
        <w:t xml:space="preserve">WOD </w:t>
      </w:r>
    </w:p>
    <w:p w14:paraId="73526637" w14:textId="77777777" w:rsidR="008B2CE6" w:rsidRPr="008B2CE6" w:rsidRDefault="008B2CE6" w:rsidP="008B2CE6">
      <w:pPr>
        <w:pStyle w:val="Sinespaciado"/>
        <w:numPr>
          <w:ilvl w:val="0"/>
          <w:numId w:val="122"/>
        </w:numPr>
      </w:pPr>
      <w:r w:rsidRPr="008B2CE6">
        <w:t xml:space="preserve">AMRAP </w:t>
      </w:r>
    </w:p>
    <w:p w14:paraId="3B283614" w14:textId="77777777" w:rsidR="008B2CE6" w:rsidRPr="008B2CE6" w:rsidRDefault="008B2CE6" w:rsidP="008B2CE6">
      <w:pPr>
        <w:pStyle w:val="Sinespaciado"/>
        <w:numPr>
          <w:ilvl w:val="0"/>
          <w:numId w:val="122"/>
        </w:numPr>
      </w:pPr>
      <w:r w:rsidRPr="008B2CE6">
        <w:t xml:space="preserve">EMOM </w:t>
      </w:r>
    </w:p>
    <w:p w14:paraId="10AF7EE7" w14:textId="77777777" w:rsidR="008B2CE6" w:rsidRPr="008B2CE6" w:rsidRDefault="008B2CE6" w:rsidP="008B2CE6">
      <w:pPr>
        <w:pStyle w:val="Sinespaciado"/>
        <w:numPr>
          <w:ilvl w:val="0"/>
          <w:numId w:val="122"/>
        </w:numPr>
      </w:pPr>
      <w:r w:rsidRPr="008B2CE6">
        <w:t xml:space="preserve">For Time </w:t>
      </w:r>
    </w:p>
    <w:p w14:paraId="37A40B08" w14:textId="77777777" w:rsidR="008B2CE6" w:rsidRPr="008B2CE6" w:rsidRDefault="008B2CE6" w:rsidP="008B2CE6">
      <w:pPr>
        <w:pStyle w:val="Sinespaciado"/>
        <w:numPr>
          <w:ilvl w:val="0"/>
          <w:numId w:val="122"/>
        </w:numPr>
      </w:pPr>
      <w:r w:rsidRPr="008B2CE6">
        <w:t xml:space="preserve">Tabata </w:t>
      </w:r>
    </w:p>
    <w:p w14:paraId="2B4804B4" w14:textId="77777777" w:rsidR="008B2CE6" w:rsidRPr="008B2CE6" w:rsidRDefault="008B2CE6" w:rsidP="008B2CE6">
      <w:pPr>
        <w:pStyle w:val="Sinespaciado"/>
        <w:numPr>
          <w:ilvl w:val="0"/>
          <w:numId w:val="122"/>
        </w:numPr>
      </w:pPr>
      <w:r w:rsidRPr="008B2CE6">
        <w:t xml:space="preserve">Strength </w:t>
      </w:r>
    </w:p>
    <w:p w14:paraId="04E93C38" w14:textId="77777777" w:rsidR="008B2CE6" w:rsidRPr="008B2CE6" w:rsidRDefault="008B2CE6" w:rsidP="008B2CE6">
      <w:pPr>
        <w:pStyle w:val="Sinespaciado"/>
        <w:numPr>
          <w:ilvl w:val="0"/>
          <w:numId w:val="122"/>
        </w:numPr>
      </w:pPr>
      <w:proofErr w:type="spellStart"/>
      <w:r w:rsidRPr="008B2CE6">
        <w:t>Olympic</w:t>
      </w:r>
      <w:proofErr w:type="spellEnd"/>
      <w:r w:rsidRPr="008B2CE6">
        <w:t xml:space="preserve"> Lifting </w:t>
      </w:r>
    </w:p>
    <w:p w14:paraId="02B7E71F" w14:textId="77777777" w:rsidR="008B2CE6" w:rsidRPr="008B2CE6" w:rsidRDefault="008B2CE6" w:rsidP="008B2CE6">
      <w:pPr>
        <w:pStyle w:val="Sinespaciado"/>
        <w:numPr>
          <w:ilvl w:val="0"/>
          <w:numId w:val="122"/>
        </w:numPr>
      </w:pPr>
      <w:proofErr w:type="spellStart"/>
      <w:r w:rsidRPr="008B2CE6">
        <w:t>Gymnastics</w:t>
      </w:r>
      <w:proofErr w:type="spellEnd"/>
      <w:r w:rsidRPr="008B2CE6">
        <w:t xml:space="preserve"> </w:t>
      </w:r>
    </w:p>
    <w:p w14:paraId="642A3B45" w14:textId="77777777" w:rsidR="008B2CE6" w:rsidRPr="008B2CE6" w:rsidRDefault="008B2CE6" w:rsidP="008B2CE6">
      <w:pPr>
        <w:pStyle w:val="Sinespaciado"/>
        <w:numPr>
          <w:ilvl w:val="0"/>
          <w:numId w:val="122"/>
        </w:numPr>
      </w:pPr>
      <w:r w:rsidRPr="008B2CE6">
        <w:t xml:space="preserve">Hero </w:t>
      </w:r>
      <w:proofErr w:type="spellStart"/>
      <w:r w:rsidRPr="008B2CE6">
        <w:t>WODs</w:t>
      </w:r>
      <w:proofErr w:type="spellEnd"/>
      <w:r w:rsidRPr="008B2CE6">
        <w:t xml:space="preserve"> </w:t>
      </w:r>
    </w:p>
    <w:p w14:paraId="4330A9F3" w14:textId="77777777" w:rsidR="008B2CE6" w:rsidRPr="008B2CE6" w:rsidRDefault="008B2CE6" w:rsidP="008B2CE6">
      <w:pPr>
        <w:pStyle w:val="Sinespaciado"/>
        <w:numPr>
          <w:ilvl w:val="0"/>
          <w:numId w:val="122"/>
        </w:numPr>
      </w:pPr>
      <w:r w:rsidRPr="008B2CE6">
        <w:t xml:space="preserve">Chipper </w:t>
      </w:r>
    </w:p>
    <w:p w14:paraId="3CF49EA0" w14:textId="77777777" w:rsidR="008B2CE6" w:rsidRPr="008B2CE6" w:rsidRDefault="008B2CE6" w:rsidP="008B2CE6">
      <w:pPr>
        <w:pStyle w:val="Sinespaciado"/>
        <w:numPr>
          <w:ilvl w:val="0"/>
          <w:numId w:val="122"/>
        </w:numPr>
      </w:pPr>
      <w:proofErr w:type="spellStart"/>
      <w:r w:rsidRPr="008B2CE6">
        <w:t>MetCon</w:t>
      </w:r>
      <w:proofErr w:type="spellEnd"/>
      <w:r w:rsidRPr="008B2CE6">
        <w:t xml:space="preserve"> </w:t>
      </w:r>
    </w:p>
    <w:p w14:paraId="0F7647AE" w14:textId="77777777" w:rsidR="008B2CE6" w:rsidRPr="008B2CE6" w:rsidRDefault="008B2CE6" w:rsidP="008B2CE6">
      <w:pPr>
        <w:pStyle w:val="Sinespaciado"/>
        <w:numPr>
          <w:ilvl w:val="0"/>
          <w:numId w:val="122"/>
        </w:numPr>
      </w:pPr>
      <w:r w:rsidRPr="008B2CE6">
        <w:t>Skill Work</w:t>
      </w:r>
    </w:p>
    <w:p w14:paraId="5BFC37F5" w14:textId="77777777" w:rsidR="008B2CE6" w:rsidRDefault="008B2CE6" w:rsidP="008B2CE6">
      <w:pPr>
        <w:pStyle w:val="Sinespaciado"/>
      </w:pPr>
    </w:p>
    <w:p w14:paraId="7DC7DA7D" w14:textId="77777777" w:rsidR="008B2CE6" w:rsidRPr="008B2CE6" w:rsidRDefault="008B2CE6" w:rsidP="008B2CE6">
      <w:pPr>
        <w:pStyle w:val="Sinespaciado"/>
        <w:rPr>
          <w:b/>
          <w:bCs/>
        </w:rPr>
      </w:pPr>
      <w:r w:rsidRPr="008B2CE6">
        <w:rPr>
          <w:b/>
          <w:bCs/>
        </w:rPr>
        <w:t>Funcional</w:t>
      </w:r>
    </w:p>
    <w:p w14:paraId="7715FB06" w14:textId="77777777" w:rsidR="008B2CE6" w:rsidRPr="008B2CE6" w:rsidRDefault="008B2CE6" w:rsidP="008B2CE6">
      <w:pPr>
        <w:pStyle w:val="Sinespaciado"/>
      </w:pPr>
      <w:r w:rsidRPr="008B2CE6">
        <w:t>El sistema debe soportar:</w:t>
      </w:r>
    </w:p>
    <w:p w14:paraId="214BFAB6" w14:textId="77777777" w:rsidR="008B2CE6" w:rsidRPr="008B2CE6" w:rsidRDefault="008B2CE6" w:rsidP="008B2CE6">
      <w:pPr>
        <w:pStyle w:val="Sinespaciado"/>
        <w:numPr>
          <w:ilvl w:val="0"/>
          <w:numId w:val="123"/>
        </w:numPr>
      </w:pPr>
      <w:r w:rsidRPr="008B2CE6">
        <w:t xml:space="preserve">Circuitos </w:t>
      </w:r>
    </w:p>
    <w:p w14:paraId="7ADDD063" w14:textId="77777777" w:rsidR="008B2CE6" w:rsidRPr="008B2CE6" w:rsidRDefault="008B2CE6" w:rsidP="008B2CE6">
      <w:pPr>
        <w:pStyle w:val="Sinespaciado"/>
        <w:numPr>
          <w:ilvl w:val="0"/>
          <w:numId w:val="123"/>
        </w:numPr>
      </w:pPr>
      <w:r w:rsidRPr="008B2CE6">
        <w:t xml:space="preserve">HIIT </w:t>
      </w:r>
    </w:p>
    <w:p w14:paraId="2A904F9E" w14:textId="77777777" w:rsidR="008B2CE6" w:rsidRPr="008B2CE6" w:rsidRDefault="008B2CE6" w:rsidP="008B2CE6">
      <w:pPr>
        <w:pStyle w:val="Sinespaciado"/>
        <w:numPr>
          <w:ilvl w:val="0"/>
          <w:numId w:val="123"/>
        </w:numPr>
      </w:pPr>
      <w:r w:rsidRPr="008B2CE6">
        <w:t xml:space="preserve">Intervalos </w:t>
      </w:r>
    </w:p>
    <w:p w14:paraId="7D4B185E" w14:textId="77777777" w:rsidR="008B2CE6" w:rsidRPr="008B2CE6" w:rsidRDefault="008B2CE6" w:rsidP="008B2CE6">
      <w:pPr>
        <w:pStyle w:val="Sinespaciado"/>
        <w:numPr>
          <w:ilvl w:val="0"/>
          <w:numId w:val="123"/>
        </w:numPr>
      </w:pPr>
      <w:r w:rsidRPr="008B2CE6">
        <w:t xml:space="preserve">Fuerza funcional </w:t>
      </w:r>
    </w:p>
    <w:p w14:paraId="44F2C24A" w14:textId="77777777" w:rsidR="008B2CE6" w:rsidRPr="008B2CE6" w:rsidRDefault="008B2CE6" w:rsidP="008B2CE6">
      <w:pPr>
        <w:pStyle w:val="Sinespaciado"/>
        <w:numPr>
          <w:ilvl w:val="0"/>
          <w:numId w:val="123"/>
        </w:numPr>
      </w:pPr>
      <w:r w:rsidRPr="008B2CE6">
        <w:t xml:space="preserve">Core </w:t>
      </w:r>
    </w:p>
    <w:p w14:paraId="30145957" w14:textId="77777777" w:rsidR="008B2CE6" w:rsidRPr="008B2CE6" w:rsidRDefault="008B2CE6" w:rsidP="008B2CE6">
      <w:pPr>
        <w:pStyle w:val="Sinespaciado"/>
        <w:numPr>
          <w:ilvl w:val="0"/>
          <w:numId w:val="123"/>
        </w:numPr>
      </w:pPr>
      <w:r w:rsidRPr="008B2CE6">
        <w:t xml:space="preserve">Movilidad </w:t>
      </w:r>
    </w:p>
    <w:p w14:paraId="17B42AE3" w14:textId="77777777" w:rsidR="008B2CE6" w:rsidRPr="008B2CE6" w:rsidRDefault="008B2CE6" w:rsidP="008B2CE6">
      <w:pPr>
        <w:pStyle w:val="Sinespaciado"/>
        <w:numPr>
          <w:ilvl w:val="0"/>
          <w:numId w:val="123"/>
        </w:numPr>
      </w:pPr>
      <w:r w:rsidRPr="008B2CE6">
        <w:t xml:space="preserve">Equilibrio </w:t>
      </w:r>
    </w:p>
    <w:p w14:paraId="75DDF67E" w14:textId="77777777" w:rsidR="008B2CE6" w:rsidRPr="008B2CE6" w:rsidRDefault="008B2CE6" w:rsidP="008B2CE6">
      <w:pPr>
        <w:pStyle w:val="Sinespaciado"/>
        <w:numPr>
          <w:ilvl w:val="0"/>
          <w:numId w:val="123"/>
        </w:numPr>
      </w:pPr>
      <w:r w:rsidRPr="008B2CE6">
        <w:t xml:space="preserve">Pliometría </w:t>
      </w:r>
    </w:p>
    <w:p w14:paraId="5F462A2C" w14:textId="77777777" w:rsidR="008B2CE6" w:rsidRPr="008B2CE6" w:rsidRDefault="008B2CE6" w:rsidP="008B2CE6">
      <w:pPr>
        <w:pStyle w:val="Sinespaciado"/>
        <w:numPr>
          <w:ilvl w:val="0"/>
          <w:numId w:val="123"/>
        </w:numPr>
      </w:pPr>
      <w:r w:rsidRPr="008B2CE6">
        <w:t xml:space="preserve">Implementos </w:t>
      </w:r>
    </w:p>
    <w:p w14:paraId="21CCB121" w14:textId="77777777" w:rsidR="008B2CE6" w:rsidRPr="008B2CE6" w:rsidRDefault="008B2CE6" w:rsidP="008B2CE6">
      <w:pPr>
        <w:pStyle w:val="Sinespaciado"/>
        <w:numPr>
          <w:ilvl w:val="0"/>
          <w:numId w:val="123"/>
        </w:numPr>
      </w:pPr>
      <w:r w:rsidRPr="008B2CE6">
        <w:t xml:space="preserve">Funcional deportivo </w:t>
      </w:r>
    </w:p>
    <w:p w14:paraId="44B3FBFB" w14:textId="77777777" w:rsidR="008B2CE6" w:rsidRPr="008B2CE6" w:rsidRDefault="008B2CE6" w:rsidP="008B2CE6">
      <w:pPr>
        <w:pStyle w:val="Sinespaciado"/>
        <w:numPr>
          <w:ilvl w:val="0"/>
          <w:numId w:val="123"/>
        </w:numPr>
      </w:pPr>
      <w:r w:rsidRPr="008B2CE6">
        <w:t xml:space="preserve">Correctivo </w:t>
      </w:r>
    </w:p>
    <w:p w14:paraId="47D6A07A" w14:textId="77777777" w:rsidR="008B2CE6" w:rsidRPr="008B2CE6" w:rsidRDefault="008B2CE6" w:rsidP="008B2CE6">
      <w:pPr>
        <w:pStyle w:val="Sinespaciado"/>
        <w:numPr>
          <w:ilvl w:val="0"/>
          <w:numId w:val="123"/>
        </w:numPr>
      </w:pPr>
      <w:r w:rsidRPr="008B2CE6">
        <w:t xml:space="preserve">Metabólico </w:t>
      </w:r>
    </w:p>
    <w:p w14:paraId="40159A07" w14:textId="77777777" w:rsidR="008B2CE6" w:rsidRDefault="008B2CE6" w:rsidP="008B2CE6">
      <w:pPr>
        <w:pStyle w:val="Sinespaciado"/>
      </w:pPr>
    </w:p>
    <w:p w14:paraId="12DDDDDB" w14:textId="59421FC8" w:rsidR="008B2CE6" w:rsidRPr="008B2CE6" w:rsidRDefault="008B2CE6" w:rsidP="008B2CE6">
      <w:pPr>
        <w:pStyle w:val="Sinespaciado"/>
      </w:pPr>
      <w:r>
        <w:rPr>
          <w:b/>
          <w:bCs/>
        </w:rPr>
        <w:t xml:space="preserve">Nota: </w:t>
      </w:r>
      <w:r>
        <w:t>se debe tener en cuenta que este será solo el MVP del pro</w:t>
      </w:r>
      <w:r w:rsidR="002F43C6">
        <w:t>du</w:t>
      </w:r>
      <w:r>
        <w:t>cto, el sistema deberá soportar tipos de entrenamiento para otros deportes, como ciclismo, natación</w:t>
      </w:r>
    </w:p>
    <w:p w14:paraId="5CD669FE" w14:textId="77777777" w:rsidR="008B2CE6" w:rsidRPr="008B2CE6" w:rsidRDefault="008B2CE6" w:rsidP="008B2CE6"/>
    <w:p w14:paraId="3E21DCC1" w14:textId="68089986" w:rsidR="008B2CE6" w:rsidRDefault="002F43C6" w:rsidP="002F43C6">
      <w:pPr>
        <w:pStyle w:val="Ttulo3"/>
      </w:pPr>
      <w:r>
        <w:t>3.6. Ejecución de Entrenamientos</w:t>
      </w:r>
    </w:p>
    <w:p w14:paraId="45B37C0E" w14:textId="77777777" w:rsidR="002F43C6" w:rsidRPr="002F43C6" w:rsidRDefault="002F43C6" w:rsidP="002F43C6">
      <w:pPr>
        <w:rPr>
          <w:b/>
          <w:bCs/>
        </w:rPr>
      </w:pPr>
      <w:r w:rsidRPr="002F43C6">
        <w:rPr>
          <w:b/>
          <w:bCs/>
        </w:rPr>
        <w:t>RF-09</w:t>
      </w:r>
    </w:p>
    <w:p w14:paraId="11AB0B97" w14:textId="77777777" w:rsidR="002F43C6" w:rsidRDefault="002F43C6" w:rsidP="002F43C6">
      <w:r w:rsidRPr="002F43C6">
        <w:lastRenderedPageBreak/>
        <w:t>El usuario debe poder registrar sesiones ejecutadas.</w:t>
      </w:r>
    </w:p>
    <w:p w14:paraId="7BA5EC9F" w14:textId="77777777" w:rsidR="002F43C6" w:rsidRPr="002F43C6" w:rsidRDefault="002F43C6" w:rsidP="002F43C6"/>
    <w:p w14:paraId="69E865E9" w14:textId="77777777" w:rsidR="002F43C6" w:rsidRPr="002F43C6" w:rsidRDefault="002F43C6" w:rsidP="002F43C6">
      <w:pPr>
        <w:rPr>
          <w:b/>
          <w:bCs/>
        </w:rPr>
      </w:pPr>
      <w:r w:rsidRPr="002F43C6">
        <w:rPr>
          <w:b/>
          <w:bCs/>
        </w:rPr>
        <w:t>RF-10</w:t>
      </w:r>
    </w:p>
    <w:p w14:paraId="139A957B" w14:textId="77777777" w:rsidR="002F43C6" w:rsidRPr="002F43C6" w:rsidRDefault="002F43C6" w:rsidP="002F43C6">
      <w:r w:rsidRPr="002F43C6">
        <w:t>El sistema debe permitir registrar métricas:</w:t>
      </w:r>
    </w:p>
    <w:p w14:paraId="2C655080" w14:textId="77777777" w:rsidR="002F43C6" w:rsidRPr="002F43C6" w:rsidRDefault="002F43C6" w:rsidP="002F43C6">
      <w:pPr>
        <w:pStyle w:val="Sinespaciado"/>
        <w:numPr>
          <w:ilvl w:val="0"/>
          <w:numId w:val="125"/>
        </w:numPr>
      </w:pPr>
      <w:r w:rsidRPr="002F43C6">
        <w:t xml:space="preserve">manualmente </w:t>
      </w:r>
    </w:p>
    <w:p w14:paraId="45CDF68C" w14:textId="00BF5CEC" w:rsidR="002F43C6" w:rsidRDefault="002F43C6" w:rsidP="002F43C6">
      <w:pPr>
        <w:pStyle w:val="Sinespaciado"/>
        <w:numPr>
          <w:ilvl w:val="0"/>
          <w:numId w:val="125"/>
        </w:numPr>
      </w:pPr>
      <w:r w:rsidRPr="002F43C6">
        <w:t>por integración externa</w:t>
      </w:r>
    </w:p>
    <w:p w14:paraId="2089C34A" w14:textId="77777777" w:rsidR="002F43C6" w:rsidRDefault="002F43C6" w:rsidP="002F43C6">
      <w:pPr>
        <w:pStyle w:val="Sinespaciado"/>
      </w:pPr>
    </w:p>
    <w:p w14:paraId="3D9C0164" w14:textId="34AD3208" w:rsidR="002F43C6" w:rsidRDefault="002F43C6" w:rsidP="002F43C6">
      <w:pPr>
        <w:pStyle w:val="Ttulo3"/>
      </w:pPr>
      <w:r>
        <w:t>3.7. Métricas</w:t>
      </w:r>
    </w:p>
    <w:p w14:paraId="39C48FDC" w14:textId="77777777" w:rsidR="002F43C6" w:rsidRPr="002F43C6" w:rsidRDefault="002F43C6" w:rsidP="002F43C6">
      <w:pPr>
        <w:rPr>
          <w:b/>
          <w:bCs/>
        </w:rPr>
      </w:pPr>
      <w:r w:rsidRPr="002F43C6">
        <w:rPr>
          <w:b/>
          <w:bCs/>
        </w:rPr>
        <w:t>RF-11</w:t>
      </w:r>
    </w:p>
    <w:p w14:paraId="44CFCC1B" w14:textId="77777777" w:rsidR="002F43C6" w:rsidRPr="002F43C6" w:rsidRDefault="002F43C6" w:rsidP="002F43C6">
      <w:r w:rsidRPr="002F43C6">
        <w:t>El sistema debe soportar métricas dinámicas por deporte.</w:t>
      </w:r>
    </w:p>
    <w:p w14:paraId="72D5F1D6" w14:textId="77777777" w:rsidR="002F43C6" w:rsidRPr="002F43C6" w:rsidRDefault="002F43C6" w:rsidP="002F43C6">
      <w:r w:rsidRPr="002F43C6">
        <w:t>Ejemplos:</w:t>
      </w:r>
    </w:p>
    <w:p w14:paraId="14AB8A44" w14:textId="77777777" w:rsidR="002F43C6" w:rsidRPr="002F43C6" w:rsidRDefault="002F43C6" w:rsidP="002F43C6">
      <w:pPr>
        <w:pStyle w:val="Sinespaciado"/>
        <w:numPr>
          <w:ilvl w:val="0"/>
          <w:numId w:val="127"/>
        </w:numPr>
      </w:pPr>
      <w:r w:rsidRPr="002F43C6">
        <w:t xml:space="preserve">Running: ritmo, distancia, FC </w:t>
      </w:r>
    </w:p>
    <w:p w14:paraId="13E41F5C" w14:textId="77777777" w:rsidR="002F43C6" w:rsidRPr="002F43C6" w:rsidRDefault="002F43C6" w:rsidP="002F43C6">
      <w:pPr>
        <w:pStyle w:val="Sinespaciado"/>
        <w:numPr>
          <w:ilvl w:val="0"/>
          <w:numId w:val="127"/>
        </w:numPr>
      </w:pPr>
      <w:r w:rsidRPr="002F43C6">
        <w:t xml:space="preserve">CrossFit: reps, peso, volumen </w:t>
      </w:r>
    </w:p>
    <w:p w14:paraId="3193B8EE" w14:textId="77777777" w:rsidR="002F43C6" w:rsidRPr="002F43C6" w:rsidRDefault="002F43C6" w:rsidP="002F43C6">
      <w:pPr>
        <w:pStyle w:val="Sinespaciado"/>
        <w:numPr>
          <w:ilvl w:val="0"/>
          <w:numId w:val="127"/>
        </w:numPr>
      </w:pPr>
      <w:r w:rsidRPr="002F43C6">
        <w:t>Funcional: intensidad, circuito</w:t>
      </w:r>
    </w:p>
    <w:p w14:paraId="58FC76C4" w14:textId="77777777" w:rsidR="002F43C6" w:rsidRDefault="002F43C6" w:rsidP="002F43C6"/>
    <w:p w14:paraId="7599371E" w14:textId="762ADEFB" w:rsidR="002F43C6" w:rsidRDefault="002F43C6" w:rsidP="002F43C6">
      <w:pPr>
        <w:pStyle w:val="Ttulo3"/>
      </w:pPr>
      <w:r>
        <w:t>3.8. Adaptación del Plan</w:t>
      </w:r>
    </w:p>
    <w:p w14:paraId="38D2740A" w14:textId="1C2BA591" w:rsidR="0047069C" w:rsidRPr="0047069C" w:rsidRDefault="0047069C" w:rsidP="0047069C">
      <w:pPr>
        <w:pStyle w:val="Sinespaciado"/>
        <w:rPr>
          <w:b/>
          <w:bCs/>
        </w:rPr>
      </w:pPr>
      <w:r w:rsidRPr="0047069C">
        <w:rPr>
          <w:b/>
          <w:bCs/>
        </w:rPr>
        <w:t>RF-12</w:t>
      </w:r>
    </w:p>
    <w:p w14:paraId="552E982A" w14:textId="77CBB22E" w:rsidR="002F43C6" w:rsidRDefault="0047069C" w:rsidP="0047069C">
      <w:pPr>
        <w:pStyle w:val="Sinespaciado"/>
      </w:pPr>
      <w:r w:rsidRPr="0047069C">
        <w:t>El sistema debe analizar automáticamente las métricas del atleta después de cada sesión.</w:t>
      </w:r>
    </w:p>
    <w:p w14:paraId="40B7B5FC" w14:textId="77777777" w:rsidR="002F43C6" w:rsidRDefault="002F43C6" w:rsidP="002F43C6">
      <w:pPr>
        <w:pStyle w:val="Sinespaciado"/>
      </w:pPr>
    </w:p>
    <w:p w14:paraId="47A57180" w14:textId="77777777" w:rsidR="002F43C6" w:rsidRPr="002F43C6" w:rsidRDefault="002F43C6" w:rsidP="002F43C6">
      <w:pPr>
        <w:pStyle w:val="Sinespaciado"/>
        <w:rPr>
          <w:b/>
          <w:bCs/>
        </w:rPr>
      </w:pPr>
      <w:r w:rsidRPr="002F43C6">
        <w:rPr>
          <w:b/>
          <w:bCs/>
        </w:rPr>
        <w:t>RF-13</w:t>
      </w:r>
    </w:p>
    <w:p w14:paraId="66175208" w14:textId="77777777" w:rsidR="0047069C" w:rsidRPr="0047069C" w:rsidRDefault="0047069C" w:rsidP="0047069C">
      <w:r w:rsidRPr="0047069C">
        <w:t>El sistema debe calcular:</w:t>
      </w:r>
    </w:p>
    <w:p w14:paraId="27B2F9D0" w14:textId="77777777" w:rsidR="0047069C" w:rsidRPr="0047069C" w:rsidRDefault="0047069C" w:rsidP="0047069C">
      <w:pPr>
        <w:pStyle w:val="Sinespaciado"/>
        <w:numPr>
          <w:ilvl w:val="0"/>
          <w:numId w:val="138"/>
        </w:numPr>
      </w:pPr>
      <w:r w:rsidRPr="0047069C">
        <w:t xml:space="preserve">carga de entrenamiento </w:t>
      </w:r>
    </w:p>
    <w:p w14:paraId="18267289" w14:textId="77777777" w:rsidR="0047069C" w:rsidRPr="0047069C" w:rsidRDefault="0047069C" w:rsidP="0047069C">
      <w:pPr>
        <w:pStyle w:val="Sinespaciado"/>
        <w:numPr>
          <w:ilvl w:val="0"/>
          <w:numId w:val="138"/>
        </w:numPr>
      </w:pPr>
      <w:r w:rsidRPr="0047069C">
        <w:t xml:space="preserve">fatiga acumulada </w:t>
      </w:r>
    </w:p>
    <w:p w14:paraId="1604C0AC" w14:textId="77777777" w:rsidR="0047069C" w:rsidRPr="0047069C" w:rsidRDefault="0047069C" w:rsidP="0047069C">
      <w:pPr>
        <w:pStyle w:val="Sinespaciado"/>
        <w:numPr>
          <w:ilvl w:val="0"/>
          <w:numId w:val="138"/>
        </w:numPr>
      </w:pPr>
      <w:r w:rsidRPr="0047069C">
        <w:t xml:space="preserve">progreso del atleta </w:t>
      </w:r>
    </w:p>
    <w:p w14:paraId="4F60443A" w14:textId="77777777" w:rsidR="0047069C" w:rsidRDefault="0047069C" w:rsidP="0047069C">
      <w:pPr>
        <w:pStyle w:val="Sinespaciado"/>
        <w:numPr>
          <w:ilvl w:val="0"/>
          <w:numId w:val="138"/>
        </w:numPr>
      </w:pPr>
      <w:r w:rsidRPr="0047069C">
        <w:t>tendencia de rendimiento</w:t>
      </w:r>
    </w:p>
    <w:p w14:paraId="0216030A" w14:textId="77777777" w:rsidR="0047069C" w:rsidRDefault="0047069C" w:rsidP="0047069C">
      <w:pPr>
        <w:pStyle w:val="Sinespaciado"/>
      </w:pPr>
    </w:p>
    <w:p w14:paraId="19F6D3AA" w14:textId="64258441" w:rsidR="0047069C" w:rsidRPr="0047069C" w:rsidRDefault="0047069C" w:rsidP="0047069C">
      <w:pPr>
        <w:pStyle w:val="Sinespaciado"/>
        <w:rPr>
          <w:b/>
          <w:bCs/>
        </w:rPr>
      </w:pPr>
      <w:r w:rsidRPr="0047069C">
        <w:rPr>
          <w:b/>
          <w:bCs/>
        </w:rPr>
        <w:t>RF-14</w:t>
      </w:r>
    </w:p>
    <w:p w14:paraId="794F4118" w14:textId="77777777" w:rsidR="0047069C" w:rsidRPr="0047069C" w:rsidRDefault="0047069C" w:rsidP="0047069C">
      <w:pPr>
        <w:pStyle w:val="Sinespaciado"/>
      </w:pPr>
      <w:r w:rsidRPr="0047069C">
        <w:t>El sistema debe generar recomendaciones automáticas de entrenamiento basadas en:</w:t>
      </w:r>
    </w:p>
    <w:p w14:paraId="70813086" w14:textId="77777777" w:rsidR="0047069C" w:rsidRPr="0047069C" w:rsidRDefault="0047069C" w:rsidP="0047069C">
      <w:pPr>
        <w:pStyle w:val="Sinespaciado"/>
        <w:numPr>
          <w:ilvl w:val="0"/>
          <w:numId w:val="139"/>
        </w:numPr>
      </w:pPr>
      <w:r w:rsidRPr="0047069C">
        <w:t xml:space="preserve">estado actual del atleta </w:t>
      </w:r>
    </w:p>
    <w:p w14:paraId="272F79CB" w14:textId="77777777" w:rsidR="0047069C" w:rsidRPr="0047069C" w:rsidRDefault="0047069C" w:rsidP="0047069C">
      <w:pPr>
        <w:pStyle w:val="Sinespaciado"/>
        <w:numPr>
          <w:ilvl w:val="0"/>
          <w:numId w:val="139"/>
        </w:numPr>
      </w:pPr>
      <w:r w:rsidRPr="0047069C">
        <w:t xml:space="preserve">objetivo activo </w:t>
      </w:r>
    </w:p>
    <w:p w14:paraId="636036FD" w14:textId="77777777" w:rsidR="0047069C" w:rsidRPr="0047069C" w:rsidRDefault="0047069C" w:rsidP="0047069C">
      <w:pPr>
        <w:pStyle w:val="Sinespaciado"/>
        <w:numPr>
          <w:ilvl w:val="0"/>
          <w:numId w:val="139"/>
        </w:numPr>
      </w:pPr>
      <w:r w:rsidRPr="0047069C">
        <w:t xml:space="preserve">historial de sesiones </w:t>
      </w:r>
    </w:p>
    <w:p w14:paraId="7D2A645E" w14:textId="77777777" w:rsidR="0047069C" w:rsidRDefault="0047069C" w:rsidP="0047069C">
      <w:pPr>
        <w:pStyle w:val="Sinespaciado"/>
        <w:numPr>
          <w:ilvl w:val="0"/>
          <w:numId w:val="139"/>
        </w:numPr>
      </w:pPr>
      <w:r w:rsidRPr="0047069C">
        <w:t>métricas recientes</w:t>
      </w:r>
    </w:p>
    <w:p w14:paraId="332DFDC3" w14:textId="77777777" w:rsidR="0047069C" w:rsidRDefault="0047069C" w:rsidP="0047069C">
      <w:pPr>
        <w:pStyle w:val="Sinespaciado"/>
      </w:pPr>
    </w:p>
    <w:p w14:paraId="24B92D66" w14:textId="77777777" w:rsidR="0047069C" w:rsidRPr="0047069C" w:rsidRDefault="0047069C" w:rsidP="0047069C">
      <w:pPr>
        <w:pStyle w:val="Sinespaciado"/>
        <w:rPr>
          <w:b/>
          <w:bCs/>
        </w:rPr>
      </w:pPr>
      <w:r w:rsidRPr="0047069C">
        <w:rPr>
          <w:b/>
          <w:bCs/>
        </w:rPr>
        <w:t>RF-15</w:t>
      </w:r>
    </w:p>
    <w:p w14:paraId="6F0F5F0B" w14:textId="77777777" w:rsidR="0047069C" w:rsidRPr="0047069C" w:rsidRDefault="0047069C" w:rsidP="0047069C">
      <w:pPr>
        <w:pStyle w:val="Sinespaciado"/>
      </w:pPr>
      <w:r w:rsidRPr="0047069C">
        <w:t>El sistema debe ajustar el plan de entrenamiento de forma automática en planes adaptativos.</w:t>
      </w:r>
    </w:p>
    <w:p w14:paraId="1ABB9985" w14:textId="77777777" w:rsidR="0047069C" w:rsidRDefault="0047069C" w:rsidP="0047069C">
      <w:pPr>
        <w:pStyle w:val="Sinespaciado"/>
      </w:pPr>
    </w:p>
    <w:p w14:paraId="46ED6910" w14:textId="77777777" w:rsidR="0047069C" w:rsidRDefault="0047069C" w:rsidP="0047069C">
      <w:pPr>
        <w:pStyle w:val="Sinespaciado"/>
      </w:pPr>
    </w:p>
    <w:p w14:paraId="0140E8FB" w14:textId="77777777" w:rsidR="0047069C" w:rsidRDefault="0047069C" w:rsidP="0047069C">
      <w:pPr>
        <w:pStyle w:val="Sinespaciado"/>
      </w:pPr>
    </w:p>
    <w:p w14:paraId="13002490" w14:textId="77777777" w:rsidR="0047069C" w:rsidRPr="0047069C" w:rsidRDefault="0047069C" w:rsidP="0047069C">
      <w:pPr>
        <w:pStyle w:val="Sinespaciado"/>
        <w:rPr>
          <w:b/>
          <w:bCs/>
        </w:rPr>
      </w:pPr>
      <w:r w:rsidRPr="0047069C">
        <w:rPr>
          <w:b/>
          <w:bCs/>
        </w:rPr>
        <w:t>RF-16</w:t>
      </w:r>
    </w:p>
    <w:p w14:paraId="07875CD7" w14:textId="77777777" w:rsidR="0047069C" w:rsidRPr="0047069C" w:rsidRDefault="0047069C" w:rsidP="0047069C">
      <w:pPr>
        <w:pStyle w:val="Sinespaciado"/>
      </w:pPr>
      <w:r w:rsidRPr="0047069C">
        <w:t>El sistema debe reaccionar a eventos críticos:</w:t>
      </w:r>
    </w:p>
    <w:p w14:paraId="6F01643E" w14:textId="77777777" w:rsidR="0047069C" w:rsidRPr="0047069C" w:rsidRDefault="0047069C" w:rsidP="0047069C">
      <w:pPr>
        <w:pStyle w:val="Sinespaciado"/>
        <w:numPr>
          <w:ilvl w:val="0"/>
          <w:numId w:val="140"/>
        </w:numPr>
      </w:pPr>
      <w:r w:rsidRPr="0047069C">
        <w:t xml:space="preserve">registro de lesión </w:t>
      </w:r>
    </w:p>
    <w:p w14:paraId="236F8AF2" w14:textId="77777777" w:rsidR="0047069C" w:rsidRPr="0047069C" w:rsidRDefault="0047069C" w:rsidP="0047069C">
      <w:pPr>
        <w:pStyle w:val="Sinespaciado"/>
        <w:numPr>
          <w:ilvl w:val="0"/>
          <w:numId w:val="140"/>
        </w:numPr>
      </w:pPr>
      <w:r w:rsidRPr="0047069C">
        <w:t xml:space="preserve">fatiga elevada </w:t>
      </w:r>
    </w:p>
    <w:p w14:paraId="09323976" w14:textId="77777777" w:rsidR="0047069C" w:rsidRDefault="0047069C" w:rsidP="0047069C">
      <w:pPr>
        <w:pStyle w:val="Sinespaciado"/>
        <w:numPr>
          <w:ilvl w:val="0"/>
          <w:numId w:val="140"/>
        </w:numPr>
      </w:pPr>
      <w:r w:rsidRPr="0047069C">
        <w:t>bajo rendimiento sostenido</w:t>
      </w:r>
    </w:p>
    <w:p w14:paraId="5583CD06" w14:textId="77777777" w:rsidR="004F1FEC" w:rsidRDefault="004F1FEC" w:rsidP="004F1FEC">
      <w:pPr>
        <w:pStyle w:val="Sinespaciado"/>
      </w:pPr>
    </w:p>
    <w:p w14:paraId="1F0C9843" w14:textId="7EB421C5" w:rsidR="004F1FEC" w:rsidRPr="004F1FEC" w:rsidRDefault="004F1FEC" w:rsidP="004F1FEC">
      <w:pPr>
        <w:pStyle w:val="Sinespaciado"/>
        <w:rPr>
          <w:b/>
          <w:bCs/>
        </w:rPr>
      </w:pPr>
      <w:r w:rsidRPr="004F1FEC">
        <w:rPr>
          <w:b/>
          <w:bCs/>
        </w:rPr>
        <w:t>RF-1</w:t>
      </w:r>
      <w:r>
        <w:rPr>
          <w:b/>
          <w:bCs/>
        </w:rPr>
        <w:t>7</w:t>
      </w:r>
      <w:r w:rsidRPr="004F1FEC">
        <w:rPr>
          <w:b/>
          <w:bCs/>
        </w:rPr>
        <w:t xml:space="preserve"> – Estructura por bloques</w:t>
      </w:r>
    </w:p>
    <w:p w14:paraId="413A00FB" w14:textId="77777777" w:rsidR="004F1FEC" w:rsidRDefault="004F1FEC" w:rsidP="004F1FEC">
      <w:pPr>
        <w:pStyle w:val="Sinespaciado"/>
      </w:pPr>
      <w:r w:rsidRPr="004F1FEC">
        <w:t>El sistema debe permitir definir sesiones de entrenamiento compuestas por múltiples bloques estructurados.</w:t>
      </w:r>
    </w:p>
    <w:p w14:paraId="5DA1AE48" w14:textId="77777777" w:rsidR="004F1FEC" w:rsidRDefault="004F1FEC" w:rsidP="004F1FEC">
      <w:pPr>
        <w:pStyle w:val="Sinespaciado"/>
      </w:pPr>
    </w:p>
    <w:p w14:paraId="23360F93" w14:textId="3E8E8398" w:rsidR="004F1FEC" w:rsidRPr="004F1FEC" w:rsidRDefault="004F1FEC" w:rsidP="004F1FEC">
      <w:pPr>
        <w:pStyle w:val="Sinespaciado"/>
        <w:rPr>
          <w:b/>
          <w:bCs/>
        </w:rPr>
      </w:pPr>
      <w:r w:rsidRPr="004F1FEC">
        <w:rPr>
          <w:b/>
          <w:bCs/>
        </w:rPr>
        <w:t>RF-1</w:t>
      </w:r>
      <w:r>
        <w:rPr>
          <w:b/>
          <w:bCs/>
        </w:rPr>
        <w:t>8</w:t>
      </w:r>
      <w:r w:rsidRPr="004F1FEC">
        <w:rPr>
          <w:b/>
          <w:bCs/>
        </w:rPr>
        <w:t xml:space="preserve"> – Dinamismo por bloque</w:t>
      </w:r>
    </w:p>
    <w:p w14:paraId="6C0036DE" w14:textId="77777777" w:rsidR="004F1FEC" w:rsidRDefault="004F1FEC" w:rsidP="004F1FEC">
      <w:pPr>
        <w:pStyle w:val="Sinespaciado"/>
      </w:pPr>
      <w:r w:rsidRPr="004F1FEC">
        <w:t>Cada bloque debe ser configurable mediante formularios dinámicos.</w:t>
      </w:r>
    </w:p>
    <w:p w14:paraId="50B95DAF" w14:textId="77777777" w:rsidR="004F1FEC" w:rsidRDefault="004F1FEC" w:rsidP="004F1FEC">
      <w:pPr>
        <w:pStyle w:val="Sinespaciado"/>
      </w:pPr>
    </w:p>
    <w:p w14:paraId="0BCA8DD3" w14:textId="5D1549A3" w:rsidR="004F1FEC" w:rsidRPr="004F1FEC" w:rsidRDefault="004F1FEC" w:rsidP="004F1FEC">
      <w:pPr>
        <w:pStyle w:val="Sinespaciado"/>
        <w:rPr>
          <w:b/>
          <w:bCs/>
        </w:rPr>
      </w:pPr>
      <w:r w:rsidRPr="004F1FEC">
        <w:rPr>
          <w:b/>
          <w:bCs/>
        </w:rPr>
        <w:t>RF-</w:t>
      </w:r>
      <w:r>
        <w:rPr>
          <w:b/>
          <w:bCs/>
        </w:rPr>
        <w:t>19</w:t>
      </w:r>
      <w:r w:rsidRPr="004F1FEC">
        <w:rPr>
          <w:b/>
          <w:bCs/>
        </w:rPr>
        <w:t xml:space="preserve"> – Generación incremental</w:t>
      </w:r>
    </w:p>
    <w:p w14:paraId="74AF892D" w14:textId="77777777" w:rsidR="004F1FEC" w:rsidRDefault="004F1FEC" w:rsidP="004F1FEC">
      <w:pPr>
        <w:pStyle w:val="Sinespaciado"/>
      </w:pPr>
      <w:r w:rsidRPr="004F1FEC">
        <w:t xml:space="preserve">El sistema debe generar entrenamientos adaptativos </w:t>
      </w:r>
      <w:r w:rsidRPr="004F1FEC">
        <w:rPr>
          <w:b/>
          <w:bCs/>
        </w:rPr>
        <w:t>una sesión a la vez</w:t>
      </w:r>
      <w:r w:rsidRPr="004F1FEC">
        <w:t>.</w:t>
      </w:r>
    </w:p>
    <w:p w14:paraId="4545F52B" w14:textId="77777777" w:rsidR="004F1FEC" w:rsidRDefault="004F1FEC" w:rsidP="004F1FEC">
      <w:pPr>
        <w:pStyle w:val="Sinespaciado"/>
      </w:pPr>
    </w:p>
    <w:p w14:paraId="0AC90C46" w14:textId="642551B9" w:rsidR="004F1FEC" w:rsidRPr="004F1FEC" w:rsidRDefault="004F1FEC" w:rsidP="004F1FEC">
      <w:pPr>
        <w:pStyle w:val="Sinespaciado"/>
        <w:rPr>
          <w:b/>
          <w:bCs/>
        </w:rPr>
      </w:pPr>
      <w:r w:rsidRPr="004F1FEC">
        <w:rPr>
          <w:b/>
          <w:bCs/>
        </w:rPr>
        <w:t>RF-2</w:t>
      </w:r>
      <w:r>
        <w:rPr>
          <w:b/>
          <w:bCs/>
        </w:rPr>
        <w:t>0</w:t>
      </w:r>
      <w:r w:rsidRPr="004F1FEC">
        <w:rPr>
          <w:b/>
          <w:bCs/>
        </w:rPr>
        <w:t xml:space="preserve"> – Replanificación dinámica</w:t>
      </w:r>
    </w:p>
    <w:p w14:paraId="5DE8A2EF" w14:textId="77777777" w:rsidR="004F1FEC" w:rsidRPr="004F1FEC" w:rsidRDefault="004F1FEC" w:rsidP="004F1FEC">
      <w:pPr>
        <w:pStyle w:val="Sinespaciado"/>
      </w:pPr>
      <w:r w:rsidRPr="004F1FEC">
        <w:t>El sistema debe recalcular el siguiente entrenamiento en función de:</w:t>
      </w:r>
    </w:p>
    <w:p w14:paraId="40BF8BEE" w14:textId="77777777" w:rsidR="004F1FEC" w:rsidRPr="004F1FEC" w:rsidRDefault="004F1FEC" w:rsidP="004F1FEC">
      <w:pPr>
        <w:pStyle w:val="Sinespaciado"/>
        <w:numPr>
          <w:ilvl w:val="0"/>
          <w:numId w:val="143"/>
        </w:numPr>
      </w:pPr>
      <w:r w:rsidRPr="004F1FEC">
        <w:t xml:space="preserve">métricas registradas </w:t>
      </w:r>
    </w:p>
    <w:p w14:paraId="0F6812E3" w14:textId="77777777" w:rsidR="004F1FEC" w:rsidRPr="004F1FEC" w:rsidRDefault="004F1FEC" w:rsidP="004F1FEC">
      <w:pPr>
        <w:pStyle w:val="Sinespaciado"/>
        <w:numPr>
          <w:ilvl w:val="0"/>
          <w:numId w:val="143"/>
        </w:numPr>
      </w:pPr>
      <w:r w:rsidRPr="004F1FEC">
        <w:t xml:space="preserve">estado del atleta </w:t>
      </w:r>
    </w:p>
    <w:p w14:paraId="28FAC07D" w14:textId="485794A5" w:rsidR="0047069C" w:rsidRDefault="004F1FEC" w:rsidP="0047069C">
      <w:pPr>
        <w:pStyle w:val="Sinespaciado"/>
        <w:numPr>
          <w:ilvl w:val="0"/>
          <w:numId w:val="143"/>
        </w:numPr>
      </w:pPr>
      <w:r w:rsidRPr="004F1FEC">
        <w:t>eventos reportados</w:t>
      </w:r>
    </w:p>
    <w:p w14:paraId="53C9ACD1" w14:textId="77777777" w:rsidR="00C76F73" w:rsidRDefault="00C76F73" w:rsidP="00C76F73">
      <w:pPr>
        <w:pStyle w:val="Sinespaciado"/>
      </w:pPr>
    </w:p>
    <w:p w14:paraId="6B3DCE49" w14:textId="35085B61" w:rsidR="00C76F73" w:rsidRPr="00C76F73" w:rsidRDefault="00C76F73" w:rsidP="00C76F73">
      <w:pPr>
        <w:pStyle w:val="Sinespaciado"/>
        <w:rPr>
          <w:b/>
          <w:bCs/>
        </w:rPr>
      </w:pPr>
      <w:r w:rsidRPr="00C76F73">
        <w:rPr>
          <w:b/>
          <w:bCs/>
        </w:rPr>
        <w:t>RF-2</w:t>
      </w:r>
      <w:r>
        <w:rPr>
          <w:b/>
          <w:bCs/>
        </w:rPr>
        <w:t>1</w:t>
      </w:r>
      <w:r w:rsidRPr="00C76F73">
        <w:rPr>
          <w:b/>
          <w:bCs/>
        </w:rPr>
        <w:t xml:space="preserve"> – Gestión de atletas por coach</w:t>
      </w:r>
    </w:p>
    <w:p w14:paraId="3D1FA78D" w14:textId="77777777" w:rsidR="00C76F73" w:rsidRDefault="00C76F73" w:rsidP="00C76F73">
      <w:pPr>
        <w:pStyle w:val="Sinespaciado"/>
      </w:pPr>
      <w:r w:rsidRPr="00C76F73">
        <w:t>El sistema debe permitir que un coach tenga múltiples atletas asignados.</w:t>
      </w:r>
    </w:p>
    <w:p w14:paraId="385F1BD8" w14:textId="77777777" w:rsidR="00C76F73" w:rsidRDefault="00C76F73" w:rsidP="00C76F73">
      <w:pPr>
        <w:pStyle w:val="Sinespaciado"/>
      </w:pPr>
    </w:p>
    <w:p w14:paraId="0DC1DC4F" w14:textId="55AE4D83" w:rsidR="00C76F73" w:rsidRPr="00C76F73" w:rsidRDefault="00C76F73" w:rsidP="00C76F73">
      <w:pPr>
        <w:pStyle w:val="Sinespaciado"/>
        <w:rPr>
          <w:b/>
          <w:bCs/>
        </w:rPr>
      </w:pPr>
      <w:r w:rsidRPr="00C76F73">
        <w:rPr>
          <w:b/>
          <w:bCs/>
        </w:rPr>
        <w:t>RF-2</w:t>
      </w:r>
      <w:r w:rsidR="0077252B">
        <w:rPr>
          <w:b/>
          <w:bCs/>
        </w:rPr>
        <w:t>2</w:t>
      </w:r>
      <w:r w:rsidRPr="00C76F73">
        <w:rPr>
          <w:b/>
          <w:bCs/>
        </w:rPr>
        <w:t xml:space="preserve"> – Gestión de entrenamientos por coach</w:t>
      </w:r>
    </w:p>
    <w:p w14:paraId="612D8070" w14:textId="77777777" w:rsidR="00C76F73" w:rsidRPr="00C76F73" w:rsidRDefault="00C76F73" w:rsidP="00C76F73">
      <w:pPr>
        <w:pStyle w:val="Sinespaciado"/>
      </w:pPr>
      <w:r w:rsidRPr="00C76F73">
        <w:t>El coach debe poder:</w:t>
      </w:r>
    </w:p>
    <w:p w14:paraId="29A53C4E" w14:textId="77777777" w:rsidR="00C76F73" w:rsidRPr="00C76F73" w:rsidRDefault="00C76F73" w:rsidP="00C76F73">
      <w:pPr>
        <w:pStyle w:val="Sinespaciado"/>
        <w:numPr>
          <w:ilvl w:val="0"/>
          <w:numId w:val="152"/>
        </w:numPr>
      </w:pPr>
      <w:r w:rsidRPr="00C76F73">
        <w:t xml:space="preserve">crear sesiones manualmente </w:t>
      </w:r>
    </w:p>
    <w:p w14:paraId="43073A3A" w14:textId="77777777" w:rsidR="00C76F73" w:rsidRPr="00C76F73" w:rsidRDefault="00C76F73" w:rsidP="00C76F73">
      <w:pPr>
        <w:pStyle w:val="Sinespaciado"/>
        <w:numPr>
          <w:ilvl w:val="0"/>
          <w:numId w:val="152"/>
        </w:numPr>
      </w:pPr>
      <w:r w:rsidRPr="00C76F73">
        <w:t xml:space="preserve">crear planes de entrenamiento </w:t>
      </w:r>
    </w:p>
    <w:p w14:paraId="07519E43" w14:textId="77777777" w:rsidR="00C76F73" w:rsidRDefault="00C76F73" w:rsidP="00C76F73">
      <w:pPr>
        <w:pStyle w:val="Sinespaciado"/>
        <w:numPr>
          <w:ilvl w:val="0"/>
          <w:numId w:val="152"/>
        </w:numPr>
      </w:pPr>
      <w:r w:rsidRPr="00C76F73">
        <w:t>modificar sesiones generadas por el sistema</w:t>
      </w:r>
    </w:p>
    <w:p w14:paraId="32DEEF1B" w14:textId="77777777" w:rsidR="0077252B" w:rsidRDefault="0077252B" w:rsidP="0077252B">
      <w:pPr>
        <w:pStyle w:val="Sinespaciado"/>
      </w:pPr>
    </w:p>
    <w:p w14:paraId="6674F573" w14:textId="6D391D50" w:rsidR="0077252B" w:rsidRPr="0077252B" w:rsidRDefault="0077252B" w:rsidP="0077252B">
      <w:pPr>
        <w:pStyle w:val="Sinespaciado"/>
        <w:rPr>
          <w:b/>
          <w:bCs/>
        </w:rPr>
      </w:pPr>
      <w:r w:rsidRPr="0077252B">
        <w:rPr>
          <w:b/>
          <w:bCs/>
        </w:rPr>
        <w:t>RF-2</w:t>
      </w:r>
      <w:r>
        <w:rPr>
          <w:b/>
          <w:bCs/>
        </w:rPr>
        <w:t>3</w:t>
      </w:r>
      <w:r w:rsidRPr="0077252B">
        <w:rPr>
          <w:b/>
          <w:bCs/>
        </w:rPr>
        <w:t xml:space="preserve"> – </w:t>
      </w:r>
      <w:proofErr w:type="spellStart"/>
      <w:r w:rsidRPr="0077252B">
        <w:rPr>
          <w:b/>
          <w:bCs/>
        </w:rPr>
        <w:t>Override</w:t>
      </w:r>
      <w:proofErr w:type="spellEnd"/>
      <w:r w:rsidRPr="0077252B">
        <w:rPr>
          <w:b/>
          <w:bCs/>
        </w:rPr>
        <w:t xml:space="preserve"> del sistema</w:t>
      </w:r>
    </w:p>
    <w:p w14:paraId="2FF917AB" w14:textId="77777777" w:rsidR="0077252B" w:rsidRPr="0077252B" w:rsidRDefault="0077252B" w:rsidP="0077252B">
      <w:pPr>
        <w:pStyle w:val="Sinespaciado"/>
      </w:pPr>
      <w:r w:rsidRPr="0077252B">
        <w:t>El coach debe poder reemplazar entrenamientos generados por IA.</w:t>
      </w:r>
    </w:p>
    <w:p w14:paraId="46C717E3" w14:textId="77777777" w:rsidR="0077252B" w:rsidRPr="00C76F73" w:rsidRDefault="0077252B" w:rsidP="0077252B">
      <w:pPr>
        <w:pStyle w:val="Sinespaciado"/>
      </w:pPr>
    </w:p>
    <w:p w14:paraId="4816B596" w14:textId="65419772" w:rsidR="0077252B" w:rsidRPr="0077252B" w:rsidRDefault="0077252B" w:rsidP="0077252B">
      <w:pPr>
        <w:pStyle w:val="Sinespaciado"/>
        <w:rPr>
          <w:b/>
          <w:bCs/>
        </w:rPr>
      </w:pPr>
      <w:r w:rsidRPr="0077252B">
        <w:rPr>
          <w:b/>
          <w:bCs/>
        </w:rPr>
        <w:t>RF-2</w:t>
      </w:r>
      <w:r>
        <w:rPr>
          <w:b/>
          <w:bCs/>
        </w:rPr>
        <w:t>4</w:t>
      </w:r>
      <w:r w:rsidRPr="0077252B">
        <w:rPr>
          <w:b/>
          <w:bCs/>
        </w:rPr>
        <w:t xml:space="preserve"> – Convivencia IA + Coach</w:t>
      </w:r>
    </w:p>
    <w:p w14:paraId="2A412465" w14:textId="77777777" w:rsidR="0077252B" w:rsidRPr="0077252B" w:rsidRDefault="0077252B" w:rsidP="0077252B">
      <w:pPr>
        <w:pStyle w:val="Sinespaciado"/>
      </w:pPr>
      <w:r w:rsidRPr="0077252B">
        <w:t>El sistema debe permitir que:</w:t>
      </w:r>
    </w:p>
    <w:p w14:paraId="201DF58F" w14:textId="77777777" w:rsidR="0077252B" w:rsidRPr="0077252B" w:rsidRDefault="0077252B" w:rsidP="0077252B">
      <w:pPr>
        <w:pStyle w:val="Sinespaciado"/>
        <w:numPr>
          <w:ilvl w:val="0"/>
          <w:numId w:val="153"/>
        </w:numPr>
      </w:pPr>
      <w:r w:rsidRPr="0077252B">
        <w:t xml:space="preserve">el coach use IA como apoyo </w:t>
      </w:r>
    </w:p>
    <w:p w14:paraId="386231A3" w14:textId="77777777" w:rsidR="0077252B" w:rsidRPr="0077252B" w:rsidRDefault="0077252B" w:rsidP="0077252B">
      <w:pPr>
        <w:pStyle w:val="Sinespaciado"/>
        <w:numPr>
          <w:ilvl w:val="0"/>
          <w:numId w:val="153"/>
        </w:numPr>
      </w:pPr>
      <w:r w:rsidRPr="0077252B">
        <w:t>o gestione completamente el entrenamiento manualmente</w:t>
      </w:r>
    </w:p>
    <w:p w14:paraId="4DF2E492" w14:textId="77777777" w:rsidR="00C76F73" w:rsidRPr="00C76F73" w:rsidRDefault="00C76F73" w:rsidP="00C76F73">
      <w:pPr>
        <w:pStyle w:val="Sinespaciado"/>
      </w:pPr>
    </w:p>
    <w:p w14:paraId="3D481BC3" w14:textId="01A7B0EC" w:rsidR="0077252B" w:rsidRPr="0077252B" w:rsidRDefault="0077252B" w:rsidP="0077252B">
      <w:pPr>
        <w:pStyle w:val="Sinespaciado"/>
        <w:rPr>
          <w:b/>
          <w:bCs/>
        </w:rPr>
      </w:pPr>
      <w:r w:rsidRPr="0077252B">
        <w:rPr>
          <w:b/>
          <w:bCs/>
        </w:rPr>
        <w:t>RF-2</w:t>
      </w:r>
      <w:r>
        <w:rPr>
          <w:b/>
          <w:bCs/>
        </w:rPr>
        <w:t>5</w:t>
      </w:r>
      <w:r w:rsidRPr="0077252B">
        <w:rPr>
          <w:b/>
          <w:bCs/>
        </w:rPr>
        <w:t xml:space="preserve"> – Restricción por plan comercial</w:t>
      </w:r>
    </w:p>
    <w:p w14:paraId="125DEC79" w14:textId="77777777" w:rsidR="0077252B" w:rsidRPr="0077252B" w:rsidRDefault="0077252B" w:rsidP="0077252B">
      <w:pPr>
        <w:pStyle w:val="Sinespaciado"/>
      </w:pPr>
      <w:r w:rsidRPr="0077252B">
        <w:t>El acceso a:</w:t>
      </w:r>
    </w:p>
    <w:p w14:paraId="38458F43" w14:textId="77777777" w:rsidR="0077252B" w:rsidRPr="0077252B" w:rsidRDefault="0077252B" w:rsidP="0077252B">
      <w:pPr>
        <w:pStyle w:val="Sinespaciado"/>
        <w:numPr>
          <w:ilvl w:val="0"/>
          <w:numId w:val="154"/>
        </w:numPr>
      </w:pPr>
      <w:r w:rsidRPr="0077252B">
        <w:t xml:space="preserve">IA </w:t>
      </w:r>
    </w:p>
    <w:p w14:paraId="5F95C4BF" w14:textId="77777777" w:rsidR="0077252B" w:rsidRPr="0077252B" w:rsidRDefault="0077252B" w:rsidP="0077252B">
      <w:pPr>
        <w:pStyle w:val="Sinespaciado"/>
        <w:numPr>
          <w:ilvl w:val="0"/>
          <w:numId w:val="154"/>
        </w:numPr>
      </w:pPr>
      <w:r w:rsidRPr="0077252B">
        <w:t xml:space="preserve">gestión de coach </w:t>
      </w:r>
    </w:p>
    <w:p w14:paraId="0FA9B133" w14:textId="77777777" w:rsidR="0077252B" w:rsidRPr="0077252B" w:rsidRDefault="0077252B" w:rsidP="0077252B">
      <w:pPr>
        <w:pStyle w:val="Sinespaciado"/>
        <w:numPr>
          <w:ilvl w:val="0"/>
          <w:numId w:val="154"/>
        </w:numPr>
      </w:pPr>
      <w:proofErr w:type="spellStart"/>
      <w:r w:rsidRPr="0077252B">
        <w:lastRenderedPageBreak/>
        <w:t>dashboard</w:t>
      </w:r>
      <w:proofErr w:type="spellEnd"/>
      <w:r w:rsidRPr="0077252B">
        <w:t xml:space="preserve"> </w:t>
      </w:r>
    </w:p>
    <w:p w14:paraId="1B834F54" w14:textId="193AF90C" w:rsidR="00C76F73" w:rsidRPr="0047069C" w:rsidRDefault="0077252B" w:rsidP="00C76F73">
      <w:pPr>
        <w:pStyle w:val="Sinespaciado"/>
      </w:pPr>
      <w:r w:rsidRPr="0077252B">
        <w:t>debe depender del plan adquirido.</w:t>
      </w:r>
    </w:p>
    <w:p w14:paraId="17813BDA" w14:textId="0073EA77" w:rsidR="002F43C6" w:rsidRDefault="002F43C6" w:rsidP="002F43C6">
      <w:pPr>
        <w:pStyle w:val="Ttulo3"/>
      </w:pPr>
      <w:r>
        <w:t xml:space="preserve">3.9. </w:t>
      </w:r>
      <w:proofErr w:type="spellStart"/>
      <w:r>
        <w:t>Dashboard</w:t>
      </w:r>
      <w:proofErr w:type="spellEnd"/>
    </w:p>
    <w:p w14:paraId="5A8293F1" w14:textId="365C53B1" w:rsidR="0047069C" w:rsidRPr="004F1FEC" w:rsidRDefault="0047069C" w:rsidP="004F1FEC">
      <w:pPr>
        <w:rPr>
          <w:b/>
          <w:bCs/>
        </w:rPr>
      </w:pPr>
      <w:r w:rsidRPr="004F1FEC">
        <w:rPr>
          <w:b/>
          <w:bCs/>
        </w:rPr>
        <w:t>RF-</w:t>
      </w:r>
      <w:r w:rsidR="004F1FEC" w:rsidRPr="004F1FEC">
        <w:rPr>
          <w:b/>
          <w:bCs/>
        </w:rPr>
        <w:t>2</w:t>
      </w:r>
      <w:r w:rsidR="0077252B">
        <w:rPr>
          <w:b/>
          <w:bCs/>
        </w:rPr>
        <w:t>6</w:t>
      </w:r>
    </w:p>
    <w:p w14:paraId="5E72591B" w14:textId="77777777" w:rsidR="0047069C" w:rsidRPr="0047069C" w:rsidRDefault="0047069C" w:rsidP="0047069C">
      <w:pPr>
        <w:pStyle w:val="Sinespaciado"/>
      </w:pPr>
      <w:r w:rsidRPr="0047069C">
        <w:t xml:space="preserve">El sistema debe mostrar un </w:t>
      </w:r>
      <w:proofErr w:type="spellStart"/>
      <w:r w:rsidRPr="0047069C">
        <w:t>dashboard</w:t>
      </w:r>
      <w:proofErr w:type="spellEnd"/>
      <w:r w:rsidRPr="0047069C">
        <w:t xml:space="preserve"> con análisis generado por IA:</w:t>
      </w:r>
    </w:p>
    <w:p w14:paraId="63D14D27" w14:textId="77777777" w:rsidR="0047069C" w:rsidRPr="0047069C" w:rsidRDefault="0047069C" w:rsidP="0047069C">
      <w:pPr>
        <w:pStyle w:val="Sinespaciado"/>
      </w:pPr>
      <w:r w:rsidRPr="0047069C">
        <w:t>Incluye:</w:t>
      </w:r>
    </w:p>
    <w:p w14:paraId="6F89C408" w14:textId="77777777" w:rsidR="0047069C" w:rsidRPr="0047069C" w:rsidRDefault="0047069C" w:rsidP="0047069C">
      <w:pPr>
        <w:numPr>
          <w:ilvl w:val="0"/>
          <w:numId w:val="141"/>
        </w:numPr>
        <w:spacing w:before="100" w:beforeAutospacing="1" w:after="100" w:afterAutospacing="1" w:line="240" w:lineRule="auto"/>
      </w:pPr>
      <w:r w:rsidRPr="0047069C">
        <w:t xml:space="preserve">evolución del rendimiento </w:t>
      </w:r>
    </w:p>
    <w:p w14:paraId="13325235" w14:textId="77777777" w:rsidR="0047069C" w:rsidRPr="0047069C" w:rsidRDefault="0047069C" w:rsidP="0047069C">
      <w:pPr>
        <w:numPr>
          <w:ilvl w:val="0"/>
          <w:numId w:val="141"/>
        </w:numPr>
        <w:spacing w:before="100" w:beforeAutospacing="1" w:after="100" w:afterAutospacing="1" w:line="240" w:lineRule="auto"/>
      </w:pPr>
      <w:r w:rsidRPr="0047069C">
        <w:t xml:space="preserve">carga semanal </w:t>
      </w:r>
    </w:p>
    <w:p w14:paraId="0C8872EE" w14:textId="77777777" w:rsidR="0047069C" w:rsidRPr="0047069C" w:rsidRDefault="0047069C" w:rsidP="0047069C">
      <w:pPr>
        <w:numPr>
          <w:ilvl w:val="0"/>
          <w:numId w:val="141"/>
        </w:numPr>
        <w:spacing w:before="100" w:beforeAutospacing="1" w:after="100" w:afterAutospacing="1" w:line="240" w:lineRule="auto"/>
      </w:pPr>
      <w:r w:rsidRPr="0047069C">
        <w:t xml:space="preserve">nivel de fatiga </w:t>
      </w:r>
    </w:p>
    <w:p w14:paraId="69ADC65C" w14:textId="77777777" w:rsidR="0047069C" w:rsidRPr="0047069C" w:rsidRDefault="0047069C" w:rsidP="0047069C">
      <w:pPr>
        <w:numPr>
          <w:ilvl w:val="0"/>
          <w:numId w:val="141"/>
        </w:numPr>
        <w:spacing w:before="100" w:beforeAutospacing="1" w:after="100" w:afterAutospacing="1" w:line="240" w:lineRule="auto"/>
      </w:pPr>
      <w:r w:rsidRPr="0047069C">
        <w:t xml:space="preserve">cumplimiento del plan </w:t>
      </w:r>
    </w:p>
    <w:p w14:paraId="066E1C4A" w14:textId="2FED42B4" w:rsidR="000A7294" w:rsidRDefault="0047069C" w:rsidP="000A7294">
      <w:pPr>
        <w:numPr>
          <w:ilvl w:val="0"/>
          <w:numId w:val="141"/>
        </w:numPr>
        <w:spacing w:before="100" w:beforeAutospacing="1" w:after="100" w:afterAutospacing="1" w:line="240" w:lineRule="auto"/>
      </w:pPr>
      <w:r w:rsidRPr="0047069C">
        <w:t>recomendaciones</w:t>
      </w:r>
    </w:p>
    <w:p w14:paraId="66BD71D3" w14:textId="3C1A1855" w:rsidR="000A7294" w:rsidRDefault="000A7294" w:rsidP="000A7294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 xml:space="preserve">historial semanal, mensual, anual de todas las </w:t>
      </w:r>
      <w:proofErr w:type="spellStart"/>
      <w:r>
        <w:t>metricas</w:t>
      </w:r>
      <w:proofErr w:type="spellEnd"/>
    </w:p>
    <w:p w14:paraId="012B9F54" w14:textId="13A3FD57" w:rsidR="002F43C6" w:rsidRDefault="002F43C6" w:rsidP="002F43C6">
      <w:pPr>
        <w:pStyle w:val="Ttulo2"/>
        <w:numPr>
          <w:ilvl w:val="0"/>
          <w:numId w:val="69"/>
        </w:numPr>
      </w:pPr>
      <w:r>
        <w:t>Requerimientos No Funcionales</w:t>
      </w:r>
    </w:p>
    <w:p w14:paraId="09917C4F" w14:textId="10F68C19" w:rsidR="002F43C6" w:rsidRDefault="002F43C6" w:rsidP="002F43C6">
      <w:pPr>
        <w:pStyle w:val="Ttulo3"/>
        <w:numPr>
          <w:ilvl w:val="1"/>
          <w:numId w:val="69"/>
        </w:numPr>
      </w:pPr>
      <w:r>
        <w:t xml:space="preserve">Escalabilidad </w:t>
      </w:r>
    </w:p>
    <w:p w14:paraId="30B32168" w14:textId="1F214416" w:rsidR="002F43C6" w:rsidRDefault="002F43C6" w:rsidP="002F43C6">
      <w:r w:rsidRPr="002F43C6">
        <w:t>El sistema debe soportar múltiples deportes sin cambios en la base de datos.</w:t>
      </w:r>
    </w:p>
    <w:p w14:paraId="43492E3C" w14:textId="456C7608" w:rsidR="002F43C6" w:rsidRDefault="002F43C6" w:rsidP="002F43C6">
      <w:pPr>
        <w:pStyle w:val="Ttulo3"/>
        <w:numPr>
          <w:ilvl w:val="1"/>
          <w:numId w:val="69"/>
        </w:numPr>
      </w:pPr>
      <w:r>
        <w:t>Flexibilidad</w:t>
      </w:r>
    </w:p>
    <w:p w14:paraId="40F28A80" w14:textId="5A3DC05B" w:rsidR="002F43C6" w:rsidRDefault="002F43C6" w:rsidP="002F43C6">
      <w:r w:rsidRPr="002F43C6">
        <w:t xml:space="preserve">El sistema debe permitir agregar nuevos campos sin migraciones (Form </w:t>
      </w:r>
      <w:proofErr w:type="spellStart"/>
      <w:r w:rsidRPr="002F43C6">
        <w:t>Engine</w:t>
      </w:r>
      <w:proofErr w:type="spellEnd"/>
      <w:r w:rsidRPr="002F43C6">
        <w:t>).</w:t>
      </w:r>
    </w:p>
    <w:p w14:paraId="3D2E66E8" w14:textId="529A5414" w:rsidR="002F43C6" w:rsidRDefault="002F43C6" w:rsidP="002F43C6">
      <w:pPr>
        <w:pStyle w:val="Ttulo3"/>
        <w:numPr>
          <w:ilvl w:val="1"/>
          <w:numId w:val="69"/>
        </w:numPr>
      </w:pPr>
      <w:r>
        <w:t>Performance</w:t>
      </w:r>
    </w:p>
    <w:p w14:paraId="4041719A" w14:textId="615A84D3" w:rsidR="002F43C6" w:rsidRDefault="002F43C6" w:rsidP="002F43C6">
      <w:r w:rsidRPr="002F43C6">
        <w:t>Las consultas de métricas y planes deben responder en &lt; 2 segundos.</w:t>
      </w:r>
    </w:p>
    <w:p w14:paraId="39596EC6" w14:textId="79AF876C" w:rsidR="002F43C6" w:rsidRDefault="002F43C6" w:rsidP="002F43C6">
      <w:pPr>
        <w:pStyle w:val="Ttulo3"/>
        <w:numPr>
          <w:ilvl w:val="1"/>
          <w:numId w:val="69"/>
        </w:numPr>
      </w:pPr>
      <w:r>
        <w:t>Seguridad</w:t>
      </w:r>
    </w:p>
    <w:p w14:paraId="25A35BA0" w14:textId="673E1E30" w:rsidR="002F43C6" w:rsidRDefault="002F43C6" w:rsidP="002F43C6">
      <w:r w:rsidRPr="002F43C6">
        <w:t>Los datos del atleta deben estar protegidos y asociados a su usuario.</w:t>
      </w:r>
    </w:p>
    <w:p w14:paraId="03BA42CC" w14:textId="6806006F" w:rsidR="002F43C6" w:rsidRDefault="002F43C6" w:rsidP="002F43C6">
      <w:pPr>
        <w:pStyle w:val="Ttulo3"/>
        <w:numPr>
          <w:ilvl w:val="1"/>
          <w:numId w:val="69"/>
        </w:numPr>
      </w:pPr>
      <w:r>
        <w:t xml:space="preserve">Integración </w:t>
      </w:r>
    </w:p>
    <w:p w14:paraId="71AD547E" w14:textId="7450E0C7" w:rsidR="002F43C6" w:rsidRDefault="002F43C6" w:rsidP="002F43C6">
      <w:r w:rsidRPr="002F43C6">
        <w:t>El sistema debe s</w:t>
      </w:r>
      <w:r>
        <w:t>oportar integraciones externas</w:t>
      </w:r>
    </w:p>
    <w:p w14:paraId="594B31F9" w14:textId="70691284" w:rsidR="004F1FEC" w:rsidRDefault="004F1FEC" w:rsidP="004F1FEC">
      <w:pPr>
        <w:pStyle w:val="Ttulo3"/>
        <w:numPr>
          <w:ilvl w:val="1"/>
          <w:numId w:val="69"/>
        </w:numPr>
      </w:pPr>
      <w:r>
        <w:t>Inteligencia Artificial</w:t>
      </w:r>
    </w:p>
    <w:p w14:paraId="5416E0C2" w14:textId="77777777" w:rsidR="004F1FEC" w:rsidRPr="004F1FEC" w:rsidRDefault="004F1FEC" w:rsidP="004F1FE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4F1FEC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4F1FE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El</w:t>
      </w:r>
      <w:proofErr w:type="gramEnd"/>
      <w:r w:rsidRPr="004F1FE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sistema debe procesar métricas en tiempo cercano a real </w:t>
      </w:r>
    </w:p>
    <w:p w14:paraId="0CB96725" w14:textId="77777777" w:rsidR="004F1FEC" w:rsidRPr="004F1FEC" w:rsidRDefault="004F1FEC" w:rsidP="004F1FE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4F1FEC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4F1FE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El</w:t>
      </w:r>
      <w:proofErr w:type="gramEnd"/>
      <w:r w:rsidRPr="004F1FE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sistema debe ser capaz de recalcular planes sin intervención manual </w:t>
      </w:r>
    </w:p>
    <w:p w14:paraId="11F10E45" w14:textId="3FB6A2CD" w:rsidR="004F1FEC" w:rsidRPr="004F1FEC" w:rsidRDefault="004F1FEC" w:rsidP="004F1FEC">
      <w:pPr>
        <w:ind w:left="360"/>
      </w:pPr>
      <w:proofErr w:type="gramStart"/>
      <w:r w:rsidRPr="004F1FEC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4F1FE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El</w:t>
      </w:r>
      <w:proofErr w:type="gramEnd"/>
      <w:r w:rsidRPr="004F1FE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motor de IA debe ser desacoplado del modelo de datos</w:t>
      </w:r>
    </w:p>
    <w:p w14:paraId="0D24B844" w14:textId="77777777" w:rsidR="002F43C6" w:rsidRPr="002F43C6" w:rsidRDefault="002F43C6" w:rsidP="002F43C6"/>
    <w:p w14:paraId="0D78996F" w14:textId="351FDBC8" w:rsidR="002F43C6" w:rsidRDefault="00A307D4" w:rsidP="00A307D4">
      <w:pPr>
        <w:pStyle w:val="Ttulo2"/>
        <w:numPr>
          <w:ilvl w:val="0"/>
          <w:numId w:val="69"/>
        </w:numPr>
      </w:pPr>
      <w:r>
        <w:t>Modelo de Datos</w:t>
      </w:r>
    </w:p>
    <w:p w14:paraId="5A036C95" w14:textId="77777777" w:rsidR="004F1FEC" w:rsidRPr="004F1FEC" w:rsidRDefault="004F1FEC" w:rsidP="004F1FEC">
      <w:r w:rsidRPr="004F1FEC">
        <w:t>El módulo utiliza:</w:t>
      </w:r>
    </w:p>
    <w:p w14:paraId="50696D44" w14:textId="77777777" w:rsidR="004F1FEC" w:rsidRDefault="004F1FEC" w:rsidP="004F1FEC">
      <w:pPr>
        <w:rPr>
          <w:b/>
          <w:bCs/>
        </w:rPr>
      </w:pPr>
      <w:r w:rsidRPr="004F1FEC">
        <w:rPr>
          <w:rFonts w:ascii="Segoe UI Emoji" w:hAnsi="Segoe UI Emoji" w:cs="Segoe UI Emoji"/>
          <w:b/>
          <w:bCs/>
        </w:rPr>
        <w:lastRenderedPageBreak/>
        <w:t>🔹</w:t>
      </w:r>
      <w:r w:rsidRPr="004F1FEC">
        <w:rPr>
          <w:b/>
          <w:bCs/>
        </w:rPr>
        <w:t xml:space="preserve"> Estructura dinámica</w:t>
      </w:r>
    </w:p>
    <w:p w14:paraId="7573B854" w14:textId="7A5BD0A5" w:rsidR="001D78DB" w:rsidRPr="001D78DB" w:rsidRDefault="001D78DB" w:rsidP="001D78DB">
      <w:pPr>
        <w:pStyle w:val="Prrafodelista"/>
        <w:numPr>
          <w:ilvl w:val="0"/>
          <w:numId w:val="157"/>
        </w:numPr>
        <w:rPr>
          <w:b/>
          <w:bCs/>
        </w:rPr>
      </w:pPr>
      <w:proofErr w:type="spellStart"/>
      <w:r>
        <w:t>Athlete_profile</w:t>
      </w:r>
      <w:proofErr w:type="spellEnd"/>
    </w:p>
    <w:p w14:paraId="188587BF" w14:textId="3EE623FC" w:rsidR="001D78DB" w:rsidRPr="001D78DB" w:rsidRDefault="001D78DB" w:rsidP="001D78DB">
      <w:pPr>
        <w:pStyle w:val="Prrafodelista"/>
        <w:numPr>
          <w:ilvl w:val="0"/>
          <w:numId w:val="157"/>
        </w:numPr>
        <w:rPr>
          <w:b/>
          <w:bCs/>
        </w:rPr>
      </w:pPr>
      <w:proofErr w:type="spellStart"/>
      <w:r>
        <w:t>Athlete_profile_value</w:t>
      </w:r>
      <w:proofErr w:type="spellEnd"/>
    </w:p>
    <w:p w14:paraId="63B7E77A" w14:textId="7ADD24CF" w:rsidR="00680D39" w:rsidRPr="00680D39" w:rsidRDefault="00680D39" w:rsidP="00680D39">
      <w:pPr>
        <w:pStyle w:val="Prrafodelista"/>
        <w:numPr>
          <w:ilvl w:val="0"/>
          <w:numId w:val="150"/>
        </w:numPr>
        <w:rPr>
          <w:b/>
          <w:bCs/>
        </w:rPr>
      </w:pPr>
      <w:proofErr w:type="spellStart"/>
      <w:r w:rsidRPr="00680D39">
        <w:t>athlete_goal</w:t>
      </w:r>
      <w:proofErr w:type="spellEnd"/>
    </w:p>
    <w:p w14:paraId="16B86B9F" w14:textId="1AF97E5F" w:rsidR="00680D39" w:rsidRPr="00680D39" w:rsidRDefault="00680D39" w:rsidP="00680D39">
      <w:pPr>
        <w:pStyle w:val="Prrafodelista"/>
        <w:numPr>
          <w:ilvl w:val="0"/>
          <w:numId w:val="150"/>
        </w:numPr>
        <w:rPr>
          <w:b/>
          <w:bCs/>
        </w:rPr>
      </w:pPr>
      <w:proofErr w:type="spellStart"/>
      <w:r w:rsidRPr="00680D39">
        <w:t>athlete_goal_value</w:t>
      </w:r>
      <w:proofErr w:type="spellEnd"/>
    </w:p>
    <w:p w14:paraId="5639FE41" w14:textId="20B0645C" w:rsidR="00680D39" w:rsidRPr="00680D39" w:rsidRDefault="00680D39" w:rsidP="00680D39">
      <w:pPr>
        <w:pStyle w:val="Prrafodelista"/>
        <w:numPr>
          <w:ilvl w:val="0"/>
          <w:numId w:val="150"/>
        </w:numPr>
        <w:rPr>
          <w:b/>
          <w:bCs/>
        </w:rPr>
      </w:pPr>
      <w:proofErr w:type="spellStart"/>
      <w:r w:rsidRPr="00680D39">
        <w:t>training_session_metric</w:t>
      </w:r>
      <w:proofErr w:type="spellEnd"/>
    </w:p>
    <w:p w14:paraId="67B8DD7A" w14:textId="51F500B6" w:rsidR="00680D39" w:rsidRPr="00680D39" w:rsidRDefault="00680D39" w:rsidP="00680D39">
      <w:pPr>
        <w:pStyle w:val="Prrafodelista"/>
        <w:numPr>
          <w:ilvl w:val="0"/>
          <w:numId w:val="150"/>
        </w:numPr>
        <w:rPr>
          <w:b/>
          <w:bCs/>
        </w:rPr>
      </w:pPr>
      <w:proofErr w:type="spellStart"/>
      <w:r w:rsidRPr="00680D39">
        <w:t>training_session_metric_value</w:t>
      </w:r>
      <w:proofErr w:type="spellEnd"/>
    </w:p>
    <w:p w14:paraId="26405CC0" w14:textId="22B1F72C" w:rsidR="00680D39" w:rsidRPr="00680D39" w:rsidRDefault="00680D39" w:rsidP="00680D39">
      <w:pPr>
        <w:pStyle w:val="Prrafodelista"/>
        <w:numPr>
          <w:ilvl w:val="0"/>
          <w:numId w:val="150"/>
        </w:numPr>
        <w:rPr>
          <w:b/>
          <w:bCs/>
        </w:rPr>
      </w:pPr>
      <w:proofErr w:type="spellStart"/>
      <w:r w:rsidRPr="00680D39">
        <w:t>training_session_block</w:t>
      </w:r>
      <w:proofErr w:type="spellEnd"/>
    </w:p>
    <w:p w14:paraId="3C973DA8" w14:textId="0FE762E2" w:rsidR="00680D39" w:rsidRPr="00680D39" w:rsidRDefault="00680D39" w:rsidP="00680D39">
      <w:pPr>
        <w:pStyle w:val="Prrafodelista"/>
        <w:numPr>
          <w:ilvl w:val="0"/>
          <w:numId w:val="150"/>
        </w:numPr>
        <w:rPr>
          <w:b/>
          <w:bCs/>
        </w:rPr>
      </w:pPr>
      <w:proofErr w:type="spellStart"/>
      <w:r w:rsidRPr="00680D39">
        <w:t>training_session_block_value</w:t>
      </w:r>
      <w:proofErr w:type="spellEnd"/>
    </w:p>
    <w:p w14:paraId="56487404" w14:textId="7B37B654" w:rsidR="00680D39" w:rsidRPr="00680D39" w:rsidRDefault="00680D39" w:rsidP="00680D39">
      <w:pPr>
        <w:pStyle w:val="Prrafodelista"/>
        <w:numPr>
          <w:ilvl w:val="0"/>
          <w:numId w:val="150"/>
        </w:numPr>
        <w:rPr>
          <w:b/>
          <w:bCs/>
        </w:rPr>
      </w:pPr>
      <w:proofErr w:type="spellStart"/>
      <w:r w:rsidRPr="00680D39">
        <w:t>athlete_sport_profile</w:t>
      </w:r>
      <w:proofErr w:type="spellEnd"/>
    </w:p>
    <w:p w14:paraId="567A00D5" w14:textId="217EC30C" w:rsidR="00680D39" w:rsidRPr="00680D39" w:rsidRDefault="00680D39" w:rsidP="00680D39">
      <w:pPr>
        <w:pStyle w:val="Prrafodelista"/>
        <w:numPr>
          <w:ilvl w:val="0"/>
          <w:numId w:val="150"/>
        </w:numPr>
        <w:rPr>
          <w:b/>
          <w:bCs/>
        </w:rPr>
      </w:pPr>
      <w:proofErr w:type="spellStart"/>
      <w:r w:rsidRPr="00680D39">
        <w:t>athlete_sport_profile_value</w:t>
      </w:r>
      <w:proofErr w:type="spellEnd"/>
    </w:p>
    <w:p w14:paraId="090AF570" w14:textId="04767021" w:rsidR="00680D39" w:rsidRPr="00680D39" w:rsidRDefault="00680D39" w:rsidP="00680D39">
      <w:pPr>
        <w:pStyle w:val="Prrafodelista"/>
        <w:numPr>
          <w:ilvl w:val="0"/>
          <w:numId w:val="150"/>
        </w:numPr>
        <w:rPr>
          <w:b/>
          <w:bCs/>
        </w:rPr>
      </w:pPr>
      <w:proofErr w:type="spellStart"/>
      <w:r w:rsidRPr="00680D39">
        <w:t>athlete_training_structure</w:t>
      </w:r>
      <w:proofErr w:type="spellEnd"/>
    </w:p>
    <w:p w14:paraId="0A03332C" w14:textId="37CEC679" w:rsidR="00680D39" w:rsidRPr="00680D39" w:rsidRDefault="00680D39" w:rsidP="00680D39">
      <w:pPr>
        <w:pStyle w:val="Prrafodelista"/>
        <w:numPr>
          <w:ilvl w:val="0"/>
          <w:numId w:val="150"/>
        </w:numPr>
        <w:rPr>
          <w:b/>
          <w:bCs/>
        </w:rPr>
      </w:pPr>
      <w:proofErr w:type="spellStart"/>
      <w:r w:rsidRPr="00680D39">
        <w:t>athlete_training_structure_value</w:t>
      </w:r>
      <w:proofErr w:type="spellEnd"/>
    </w:p>
    <w:p w14:paraId="1C5E3CEE" w14:textId="66543147" w:rsidR="00680D39" w:rsidRPr="00680D39" w:rsidRDefault="00680D39" w:rsidP="00680D39">
      <w:pPr>
        <w:pStyle w:val="Prrafodelista"/>
        <w:numPr>
          <w:ilvl w:val="0"/>
          <w:numId w:val="150"/>
        </w:numPr>
        <w:rPr>
          <w:b/>
          <w:bCs/>
        </w:rPr>
      </w:pPr>
      <w:proofErr w:type="spellStart"/>
      <w:r w:rsidRPr="00680D39">
        <w:t>athlete_health_profile</w:t>
      </w:r>
      <w:proofErr w:type="spellEnd"/>
    </w:p>
    <w:p w14:paraId="02DE5BB6" w14:textId="7BBD7DA6" w:rsidR="00680D39" w:rsidRPr="00680D39" w:rsidRDefault="00680D39" w:rsidP="004F1FEC">
      <w:pPr>
        <w:pStyle w:val="Prrafodelista"/>
        <w:numPr>
          <w:ilvl w:val="0"/>
          <w:numId w:val="150"/>
        </w:numPr>
        <w:rPr>
          <w:b/>
          <w:bCs/>
        </w:rPr>
      </w:pPr>
      <w:proofErr w:type="spellStart"/>
      <w:r w:rsidRPr="00680D39">
        <w:t>athlete_health_profile_value</w:t>
      </w:r>
      <w:proofErr w:type="spellEnd"/>
    </w:p>
    <w:p w14:paraId="172F1960" w14:textId="09E7B984" w:rsidR="004F1FEC" w:rsidRDefault="004F1FEC" w:rsidP="004F1FEC">
      <w:pPr>
        <w:rPr>
          <w:b/>
          <w:bCs/>
        </w:rPr>
      </w:pPr>
      <w:r w:rsidRPr="004F1FEC">
        <w:rPr>
          <w:rFonts w:ascii="Segoe UI Emoji" w:hAnsi="Segoe UI Emoji" w:cs="Segoe UI Emoji"/>
          <w:b/>
          <w:bCs/>
        </w:rPr>
        <w:t>🔹</w:t>
      </w:r>
      <w:r w:rsidRPr="004F1FEC">
        <w:rPr>
          <w:b/>
          <w:bCs/>
        </w:rPr>
        <w:t xml:space="preserve"> Estructura base</w:t>
      </w:r>
    </w:p>
    <w:p w14:paraId="1290193E" w14:textId="0741244A" w:rsidR="00680D39" w:rsidRPr="00680D39" w:rsidRDefault="00680D39" w:rsidP="00680D39">
      <w:pPr>
        <w:pStyle w:val="Prrafodelista"/>
        <w:numPr>
          <w:ilvl w:val="0"/>
          <w:numId w:val="151"/>
        </w:numPr>
      </w:pPr>
      <w:proofErr w:type="spellStart"/>
      <w:r w:rsidRPr="00680D39">
        <w:t>training_session</w:t>
      </w:r>
      <w:proofErr w:type="spellEnd"/>
    </w:p>
    <w:p w14:paraId="6ACB7FBC" w14:textId="0794C56A" w:rsidR="00680D39" w:rsidRPr="00680D39" w:rsidRDefault="00680D39" w:rsidP="00680D39">
      <w:pPr>
        <w:pStyle w:val="Prrafodelista"/>
        <w:numPr>
          <w:ilvl w:val="0"/>
          <w:numId w:val="151"/>
        </w:numPr>
      </w:pPr>
      <w:proofErr w:type="spellStart"/>
      <w:r w:rsidRPr="00680D39">
        <w:t>training_plan</w:t>
      </w:r>
      <w:proofErr w:type="spellEnd"/>
    </w:p>
    <w:p w14:paraId="5B77A4A3" w14:textId="64CF4616" w:rsidR="00680D39" w:rsidRPr="00680D39" w:rsidRDefault="00680D39" w:rsidP="00680D39">
      <w:pPr>
        <w:pStyle w:val="Prrafodelista"/>
        <w:numPr>
          <w:ilvl w:val="0"/>
          <w:numId w:val="151"/>
        </w:numPr>
      </w:pPr>
      <w:proofErr w:type="spellStart"/>
      <w:r w:rsidRPr="00680D39">
        <w:t>training_plan_phase</w:t>
      </w:r>
      <w:proofErr w:type="spellEnd"/>
    </w:p>
    <w:p w14:paraId="347271CB" w14:textId="0E75A4BE" w:rsidR="00A307D4" w:rsidRDefault="00680D39" w:rsidP="00A307D4">
      <w:pPr>
        <w:pStyle w:val="Prrafodelista"/>
        <w:numPr>
          <w:ilvl w:val="0"/>
          <w:numId w:val="151"/>
        </w:numPr>
      </w:pPr>
      <w:proofErr w:type="spellStart"/>
      <w:r w:rsidRPr="00680D39">
        <w:t>training_plan_session</w:t>
      </w:r>
      <w:proofErr w:type="spellEnd"/>
    </w:p>
    <w:p w14:paraId="66929A05" w14:textId="1334D194" w:rsidR="00DA3491" w:rsidRDefault="00DA3491" w:rsidP="00A307D4">
      <w:pPr>
        <w:pStyle w:val="Prrafodelista"/>
        <w:numPr>
          <w:ilvl w:val="0"/>
          <w:numId w:val="151"/>
        </w:numPr>
      </w:pPr>
      <w:proofErr w:type="spellStart"/>
      <w:r>
        <w:t>training_coach</w:t>
      </w:r>
      <w:proofErr w:type="spellEnd"/>
    </w:p>
    <w:p w14:paraId="71DEA098" w14:textId="4D3A6373" w:rsidR="00DA3491" w:rsidRDefault="00DA3491" w:rsidP="00DA3491">
      <w:pPr>
        <w:pStyle w:val="Prrafodelista"/>
        <w:numPr>
          <w:ilvl w:val="0"/>
          <w:numId w:val="151"/>
        </w:numPr>
      </w:pPr>
      <w:proofErr w:type="spellStart"/>
      <w:r>
        <w:t>training_</w:t>
      </w:r>
      <w:r w:rsidR="00C76F73" w:rsidRPr="00C76F73">
        <w:t>athlete_coach</w:t>
      </w:r>
      <w:proofErr w:type="spellEnd"/>
    </w:p>
    <w:p w14:paraId="5DBD948E" w14:textId="4E952476" w:rsidR="00A307D4" w:rsidRDefault="00A307D4" w:rsidP="00A307D4">
      <w:pPr>
        <w:pStyle w:val="Ttulo2"/>
        <w:numPr>
          <w:ilvl w:val="0"/>
          <w:numId w:val="69"/>
        </w:numPr>
      </w:pPr>
      <w:r>
        <w:t xml:space="preserve">Reglas de Negocio </w:t>
      </w:r>
    </w:p>
    <w:p w14:paraId="335829EA" w14:textId="3FF37812" w:rsidR="00A307D4" w:rsidRPr="0077252B" w:rsidRDefault="00A307D4" w:rsidP="0077252B">
      <w:pPr>
        <w:pStyle w:val="Sinespaciado"/>
        <w:numPr>
          <w:ilvl w:val="0"/>
          <w:numId w:val="151"/>
        </w:numPr>
        <w:rPr>
          <w:lang w:eastAsia="es-CO"/>
        </w:rPr>
      </w:pPr>
      <w:r w:rsidRPr="0077252B">
        <w:rPr>
          <w:lang w:eastAsia="es-CO"/>
        </w:rPr>
        <w:t xml:space="preserve">Un atleta puede tener múltiples deportes </w:t>
      </w:r>
    </w:p>
    <w:p w14:paraId="584CC103" w14:textId="7A521C0F" w:rsidR="00A307D4" w:rsidRPr="0077252B" w:rsidRDefault="00A307D4" w:rsidP="0077252B">
      <w:pPr>
        <w:pStyle w:val="Sinespaciado"/>
        <w:numPr>
          <w:ilvl w:val="0"/>
          <w:numId w:val="151"/>
        </w:numPr>
        <w:rPr>
          <w:lang w:eastAsia="es-CO"/>
        </w:rPr>
      </w:pPr>
      <w:r w:rsidRPr="0077252B">
        <w:rPr>
          <w:lang w:eastAsia="es-CO"/>
        </w:rPr>
        <w:t xml:space="preserve">Un objetivo activo por deporte </w:t>
      </w:r>
    </w:p>
    <w:p w14:paraId="1395631D" w14:textId="2F93F481" w:rsidR="00A307D4" w:rsidRPr="0077252B" w:rsidRDefault="00A307D4" w:rsidP="0077252B">
      <w:pPr>
        <w:pStyle w:val="Sinespaciado"/>
        <w:numPr>
          <w:ilvl w:val="0"/>
          <w:numId w:val="156"/>
        </w:numPr>
        <w:rPr>
          <w:lang w:eastAsia="es-CO"/>
        </w:rPr>
      </w:pPr>
      <w:r w:rsidRPr="0077252B">
        <w:rPr>
          <w:lang w:eastAsia="es-CO"/>
        </w:rPr>
        <w:t xml:space="preserve">Un plan activo por deporte </w:t>
      </w:r>
    </w:p>
    <w:p w14:paraId="65080CE6" w14:textId="3B0B5D44" w:rsidR="00A307D4" w:rsidRPr="0077252B" w:rsidRDefault="00A307D4" w:rsidP="0077252B">
      <w:pPr>
        <w:pStyle w:val="Sinespaciado"/>
        <w:numPr>
          <w:ilvl w:val="0"/>
          <w:numId w:val="156"/>
        </w:numPr>
        <w:rPr>
          <w:lang w:eastAsia="es-CO"/>
        </w:rPr>
      </w:pPr>
      <w:r w:rsidRPr="0077252B">
        <w:rPr>
          <w:lang w:eastAsia="es-CO"/>
        </w:rPr>
        <w:t xml:space="preserve">Las métricas alimentan la adaptación del plan </w:t>
      </w:r>
    </w:p>
    <w:p w14:paraId="2A448499" w14:textId="3E05D03F" w:rsidR="00A307D4" w:rsidRPr="0077252B" w:rsidRDefault="00A307D4" w:rsidP="0077252B">
      <w:pPr>
        <w:pStyle w:val="Sinespaciado"/>
        <w:numPr>
          <w:ilvl w:val="0"/>
          <w:numId w:val="156"/>
        </w:numPr>
        <w:rPr>
          <w:lang w:eastAsia="es-CO"/>
        </w:rPr>
      </w:pPr>
      <w:r w:rsidRPr="0077252B">
        <w:rPr>
          <w:lang w:eastAsia="es-CO"/>
        </w:rPr>
        <w:t>Las lesiones afectan la planificación</w:t>
      </w:r>
    </w:p>
    <w:p w14:paraId="0766E076" w14:textId="5B58DDCB" w:rsidR="0077252B" w:rsidRPr="0077252B" w:rsidRDefault="0077252B" w:rsidP="0077252B">
      <w:pPr>
        <w:pStyle w:val="Sinespaciado"/>
        <w:numPr>
          <w:ilvl w:val="0"/>
          <w:numId w:val="156"/>
        </w:numPr>
        <w:rPr>
          <w:lang w:eastAsia="es-CO"/>
        </w:rPr>
      </w:pPr>
      <w:r w:rsidRPr="0077252B">
        <w:rPr>
          <w:lang w:eastAsia="es-CO"/>
        </w:rPr>
        <w:t xml:space="preserve">Un atleta puede estar asociado a un coach </w:t>
      </w:r>
    </w:p>
    <w:p w14:paraId="10BDC9EA" w14:textId="5D3DAE18" w:rsidR="0077252B" w:rsidRPr="0077252B" w:rsidRDefault="0077252B" w:rsidP="0077252B">
      <w:pPr>
        <w:pStyle w:val="Sinespaciado"/>
        <w:numPr>
          <w:ilvl w:val="0"/>
          <w:numId w:val="156"/>
        </w:numPr>
        <w:rPr>
          <w:lang w:eastAsia="es-CO"/>
        </w:rPr>
      </w:pPr>
      <w:r w:rsidRPr="0077252B">
        <w:rPr>
          <w:lang w:eastAsia="es-CO"/>
        </w:rPr>
        <w:t xml:space="preserve">Un coach puede gestionar múltiples atletas </w:t>
      </w:r>
    </w:p>
    <w:p w14:paraId="5BF7CE94" w14:textId="5018C665" w:rsidR="0077252B" w:rsidRPr="0077252B" w:rsidRDefault="0077252B" w:rsidP="0077252B">
      <w:pPr>
        <w:pStyle w:val="Sinespaciado"/>
        <w:numPr>
          <w:ilvl w:val="0"/>
          <w:numId w:val="156"/>
        </w:numPr>
        <w:rPr>
          <w:lang w:eastAsia="es-CO"/>
        </w:rPr>
      </w:pPr>
      <w:r w:rsidRPr="0077252B">
        <w:rPr>
          <w:lang w:eastAsia="es-CO"/>
        </w:rPr>
        <w:t xml:space="preserve">Un entrenamiento puede ser: </w:t>
      </w:r>
    </w:p>
    <w:p w14:paraId="4CBCE2ED" w14:textId="77777777" w:rsidR="0077252B" w:rsidRDefault="0077252B" w:rsidP="0077252B">
      <w:pPr>
        <w:pStyle w:val="Sinespaciado"/>
        <w:numPr>
          <w:ilvl w:val="1"/>
          <w:numId w:val="156"/>
        </w:numPr>
        <w:rPr>
          <w:lang w:eastAsia="es-CO"/>
        </w:rPr>
      </w:pPr>
      <w:r w:rsidRPr="0077252B">
        <w:rPr>
          <w:lang w:eastAsia="es-CO"/>
        </w:rPr>
        <w:t xml:space="preserve">generado por IA </w:t>
      </w:r>
    </w:p>
    <w:p w14:paraId="1354FB13" w14:textId="78A6E9D9" w:rsidR="00BF2B08" w:rsidRPr="0077252B" w:rsidRDefault="00BF2B08" w:rsidP="0077252B">
      <w:pPr>
        <w:pStyle w:val="Sinespaciado"/>
        <w:numPr>
          <w:ilvl w:val="1"/>
          <w:numId w:val="156"/>
        </w:numPr>
        <w:rPr>
          <w:lang w:eastAsia="es-CO"/>
        </w:rPr>
      </w:pPr>
      <w:r>
        <w:rPr>
          <w:lang w:eastAsia="es-CO"/>
        </w:rPr>
        <w:t xml:space="preserve">Entrenamiento </w:t>
      </w:r>
      <w:proofErr w:type="spellStart"/>
      <w:r>
        <w:rPr>
          <w:lang w:eastAsia="es-CO"/>
        </w:rPr>
        <w:t>generico</w:t>
      </w:r>
      <w:proofErr w:type="spellEnd"/>
    </w:p>
    <w:p w14:paraId="055A6BCD" w14:textId="77777777" w:rsidR="0077252B" w:rsidRPr="0077252B" w:rsidRDefault="0077252B" w:rsidP="0077252B">
      <w:pPr>
        <w:pStyle w:val="Sinespaciado"/>
        <w:numPr>
          <w:ilvl w:val="1"/>
          <w:numId w:val="156"/>
        </w:numPr>
        <w:rPr>
          <w:lang w:eastAsia="es-CO"/>
        </w:rPr>
      </w:pPr>
      <w:r w:rsidRPr="0077252B">
        <w:rPr>
          <w:lang w:eastAsia="es-CO"/>
        </w:rPr>
        <w:t xml:space="preserve">generado por coach </w:t>
      </w:r>
    </w:p>
    <w:p w14:paraId="1579D0D2" w14:textId="2E4F7CD1" w:rsidR="0077252B" w:rsidRPr="0077252B" w:rsidRDefault="0077252B" w:rsidP="0077252B">
      <w:pPr>
        <w:pStyle w:val="Sinespaciado"/>
        <w:numPr>
          <w:ilvl w:val="0"/>
          <w:numId w:val="156"/>
        </w:numPr>
        <w:rPr>
          <w:lang w:eastAsia="es-CO"/>
        </w:rPr>
      </w:pPr>
      <w:r w:rsidRPr="0077252B">
        <w:rPr>
          <w:lang w:eastAsia="es-CO"/>
        </w:rPr>
        <w:t>El coach puede sobrescribir decisiones del sistema</w:t>
      </w:r>
    </w:p>
    <w:p w14:paraId="22F618FD" w14:textId="77777777" w:rsidR="00A307D4" w:rsidRDefault="00A307D4" w:rsidP="00A307D4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3907BED" w14:textId="7C8D37C1" w:rsidR="004F1FEC" w:rsidRDefault="00A307D4" w:rsidP="004F1FEC">
      <w:pPr>
        <w:pStyle w:val="Ttulo2"/>
        <w:numPr>
          <w:ilvl w:val="0"/>
          <w:numId w:val="69"/>
        </w:numPr>
      </w:pPr>
      <w:r>
        <w:lastRenderedPageBreak/>
        <w:t>Flujo Principal</w:t>
      </w:r>
    </w:p>
    <w:p w14:paraId="01C8522E" w14:textId="5828AFB9" w:rsidR="0077252B" w:rsidRPr="0077252B" w:rsidRDefault="0077252B" w:rsidP="0077252B">
      <w:r>
        <w:t>Caso 1</w:t>
      </w:r>
    </w:p>
    <w:p w14:paraId="721451D8" w14:textId="5A647697" w:rsidR="004F1FEC" w:rsidRPr="004F1FEC" w:rsidRDefault="004F1FEC" w:rsidP="004F1FEC">
      <w:pPr>
        <w:pStyle w:val="Sinespaciado"/>
        <w:numPr>
          <w:ilvl w:val="0"/>
          <w:numId w:val="133"/>
        </w:numPr>
      </w:pPr>
      <w:proofErr w:type="spellStart"/>
      <w:r w:rsidRPr="004F1FEC">
        <w:t>suario</w:t>
      </w:r>
      <w:proofErr w:type="spellEnd"/>
      <w:r w:rsidRPr="004F1FEC">
        <w:t xml:space="preserve"> selecciona deporte </w:t>
      </w:r>
    </w:p>
    <w:p w14:paraId="1094B7AB" w14:textId="2EAFE823" w:rsidR="004F1FEC" w:rsidRPr="004F1FEC" w:rsidRDefault="004F1FEC" w:rsidP="004F1FEC">
      <w:pPr>
        <w:pStyle w:val="Sinespaciado"/>
        <w:numPr>
          <w:ilvl w:val="0"/>
          <w:numId w:val="133"/>
        </w:numPr>
      </w:pPr>
      <w:r w:rsidRPr="004F1FEC">
        <w:t xml:space="preserve">Registra perfil o realiza test </w:t>
      </w:r>
    </w:p>
    <w:p w14:paraId="3456D9B0" w14:textId="2F9C0E8B" w:rsidR="004F1FEC" w:rsidRPr="004F1FEC" w:rsidRDefault="004F1FEC" w:rsidP="004F1FEC">
      <w:pPr>
        <w:pStyle w:val="Sinespaciado"/>
        <w:numPr>
          <w:ilvl w:val="0"/>
          <w:numId w:val="133"/>
        </w:numPr>
      </w:pPr>
      <w:r w:rsidRPr="004F1FEC">
        <w:t xml:space="preserve">Define objetivo </w:t>
      </w:r>
    </w:p>
    <w:p w14:paraId="02EA021E" w14:textId="5EDEB7EC" w:rsidR="004F1FEC" w:rsidRPr="004F1FEC" w:rsidRDefault="004F1FEC" w:rsidP="004F1FEC">
      <w:pPr>
        <w:pStyle w:val="Sinespaciado"/>
        <w:numPr>
          <w:ilvl w:val="0"/>
          <w:numId w:val="133"/>
        </w:numPr>
      </w:pPr>
      <w:r w:rsidRPr="004F1FEC">
        <w:t xml:space="preserve">Sistema genera </w:t>
      </w:r>
      <w:r w:rsidRPr="004F1FEC">
        <w:rPr>
          <w:b/>
          <w:bCs/>
        </w:rPr>
        <w:t>primer entrenamiento</w:t>
      </w:r>
      <w:r w:rsidRPr="004F1FEC">
        <w:t xml:space="preserve"> </w:t>
      </w:r>
    </w:p>
    <w:p w14:paraId="665FEFD2" w14:textId="579334C3" w:rsidR="004F1FEC" w:rsidRPr="004F1FEC" w:rsidRDefault="004F1FEC" w:rsidP="004F1FEC">
      <w:pPr>
        <w:pStyle w:val="Sinespaciado"/>
        <w:numPr>
          <w:ilvl w:val="0"/>
          <w:numId w:val="133"/>
        </w:numPr>
      </w:pPr>
      <w:r w:rsidRPr="004F1FEC">
        <w:t xml:space="preserve">Usuario ejecuta sesión </w:t>
      </w:r>
    </w:p>
    <w:p w14:paraId="09802A9B" w14:textId="4A3A6ACA" w:rsidR="004F1FEC" w:rsidRDefault="004F1FEC" w:rsidP="004F1FEC">
      <w:pPr>
        <w:pStyle w:val="Sinespaciado"/>
        <w:numPr>
          <w:ilvl w:val="0"/>
          <w:numId w:val="133"/>
        </w:numPr>
      </w:pPr>
      <w:r w:rsidRPr="004F1FEC">
        <w:t xml:space="preserve">Usuario registra métricas </w:t>
      </w:r>
    </w:p>
    <w:p w14:paraId="700DCFFC" w14:textId="77777777" w:rsidR="00BF2B08" w:rsidRDefault="00BF2B08" w:rsidP="00BF2B08">
      <w:pPr>
        <w:pStyle w:val="Sinespaciado"/>
        <w:ind w:left="360"/>
      </w:pPr>
    </w:p>
    <w:p w14:paraId="28DAE699" w14:textId="34195A4F" w:rsidR="00BF2B08" w:rsidRDefault="00BF2B08" w:rsidP="00BF2B08">
      <w:pPr>
        <w:pStyle w:val="Sinespaciado"/>
      </w:pPr>
      <w:r>
        <w:t>Si el plan comercial incluye plan adaptativo</w:t>
      </w:r>
    </w:p>
    <w:p w14:paraId="63706FD8" w14:textId="77777777" w:rsidR="00BF2B08" w:rsidRPr="004F1FEC" w:rsidRDefault="00BF2B08" w:rsidP="00BF2B08">
      <w:pPr>
        <w:pStyle w:val="Sinespaciado"/>
      </w:pPr>
    </w:p>
    <w:p w14:paraId="14EF223A" w14:textId="2D548700" w:rsidR="004F1FEC" w:rsidRPr="004F1FEC" w:rsidRDefault="004F1FEC" w:rsidP="004F1FEC">
      <w:pPr>
        <w:pStyle w:val="Sinespaciado"/>
        <w:numPr>
          <w:ilvl w:val="0"/>
          <w:numId w:val="133"/>
        </w:numPr>
      </w:pPr>
      <w:r w:rsidRPr="004F1FEC">
        <w:t>Sistema analiza métricas (IA)</w:t>
      </w:r>
    </w:p>
    <w:p w14:paraId="3500BB1A" w14:textId="3189066D" w:rsidR="004F1FEC" w:rsidRPr="004F1FEC" w:rsidRDefault="004F1FEC" w:rsidP="004F1FEC">
      <w:pPr>
        <w:pStyle w:val="Sinespaciado"/>
        <w:numPr>
          <w:ilvl w:val="0"/>
          <w:numId w:val="133"/>
        </w:numPr>
      </w:pPr>
      <w:r w:rsidRPr="004F1FEC">
        <w:t xml:space="preserve">Sistema evalúa: </w:t>
      </w:r>
    </w:p>
    <w:p w14:paraId="7816987A" w14:textId="77777777" w:rsidR="004F1FEC" w:rsidRPr="004F1FEC" w:rsidRDefault="004F1FEC" w:rsidP="004F1FEC">
      <w:pPr>
        <w:pStyle w:val="Sinespaciado"/>
        <w:numPr>
          <w:ilvl w:val="0"/>
          <w:numId w:val="133"/>
        </w:numPr>
      </w:pPr>
      <w:r w:rsidRPr="004F1FEC">
        <w:t xml:space="preserve">fatiga </w:t>
      </w:r>
    </w:p>
    <w:p w14:paraId="15E47DD4" w14:textId="77777777" w:rsidR="004F1FEC" w:rsidRPr="004F1FEC" w:rsidRDefault="004F1FEC" w:rsidP="004F1FEC">
      <w:pPr>
        <w:pStyle w:val="Sinespaciado"/>
        <w:numPr>
          <w:ilvl w:val="0"/>
          <w:numId w:val="133"/>
        </w:numPr>
      </w:pPr>
      <w:r w:rsidRPr="004F1FEC">
        <w:t xml:space="preserve">rendimiento </w:t>
      </w:r>
    </w:p>
    <w:p w14:paraId="79BBEB14" w14:textId="77777777" w:rsidR="004F1FEC" w:rsidRPr="004F1FEC" w:rsidRDefault="004F1FEC" w:rsidP="004F1FEC">
      <w:pPr>
        <w:pStyle w:val="Sinespaciado"/>
        <w:numPr>
          <w:ilvl w:val="0"/>
          <w:numId w:val="133"/>
        </w:numPr>
      </w:pPr>
      <w:r w:rsidRPr="004F1FEC">
        <w:t xml:space="preserve">cumplimiento </w:t>
      </w:r>
    </w:p>
    <w:p w14:paraId="39365FE4" w14:textId="77777777" w:rsidR="004F1FEC" w:rsidRPr="004F1FEC" w:rsidRDefault="004F1FEC" w:rsidP="004F1FEC">
      <w:pPr>
        <w:pStyle w:val="Sinespaciado"/>
        <w:numPr>
          <w:ilvl w:val="0"/>
          <w:numId w:val="133"/>
        </w:numPr>
      </w:pPr>
      <w:r w:rsidRPr="004F1FEC">
        <w:t xml:space="preserve">estado de salud </w:t>
      </w:r>
    </w:p>
    <w:p w14:paraId="760990F5" w14:textId="28B58D35" w:rsidR="004F1FEC" w:rsidRPr="004F1FEC" w:rsidRDefault="004F1FEC" w:rsidP="004F1FEC">
      <w:pPr>
        <w:pStyle w:val="Sinespaciado"/>
        <w:numPr>
          <w:ilvl w:val="0"/>
          <w:numId w:val="133"/>
        </w:numPr>
      </w:pPr>
      <w:r w:rsidRPr="004F1FEC">
        <w:t xml:space="preserve">Sistema genera </w:t>
      </w:r>
      <w:r w:rsidRPr="004F1FEC">
        <w:rPr>
          <w:b/>
          <w:bCs/>
        </w:rPr>
        <w:t>siguiente sesión</w:t>
      </w:r>
      <w:r w:rsidRPr="004F1FEC">
        <w:t xml:space="preserve"> </w:t>
      </w:r>
    </w:p>
    <w:p w14:paraId="0FA78766" w14:textId="7DBDD5C0" w:rsidR="00714687" w:rsidRDefault="004F1FEC" w:rsidP="00714687">
      <w:pPr>
        <w:pStyle w:val="Sinespaciado"/>
        <w:numPr>
          <w:ilvl w:val="0"/>
          <w:numId w:val="133"/>
        </w:numPr>
      </w:pPr>
      <w:r w:rsidRPr="004F1FEC">
        <w:t>Repetir ciclo</w:t>
      </w:r>
    </w:p>
    <w:p w14:paraId="1B2F17E9" w14:textId="77777777" w:rsidR="00BF2B08" w:rsidRDefault="00BF2B08" w:rsidP="00BF2B08">
      <w:pPr>
        <w:pStyle w:val="Sinespaciado"/>
        <w:ind w:left="720"/>
      </w:pPr>
    </w:p>
    <w:p w14:paraId="0F1C9D86" w14:textId="0F0970C7" w:rsidR="00BF2B08" w:rsidRDefault="00BF2B08" w:rsidP="00BF2B08">
      <w:pPr>
        <w:pStyle w:val="Sinespaciado"/>
      </w:pPr>
      <w:r>
        <w:t>Pla comercial no incluye plan adaptativo</w:t>
      </w:r>
    </w:p>
    <w:p w14:paraId="5507866E" w14:textId="77777777" w:rsidR="00BF2B08" w:rsidRDefault="00BF2B08" w:rsidP="00BF2B08">
      <w:pPr>
        <w:pStyle w:val="Sinespaciado"/>
      </w:pPr>
    </w:p>
    <w:p w14:paraId="19562C03" w14:textId="08CB1B16" w:rsidR="00BF2B08" w:rsidRDefault="00BF2B08" w:rsidP="00BF2B08">
      <w:pPr>
        <w:pStyle w:val="Sinespaciado"/>
        <w:numPr>
          <w:ilvl w:val="0"/>
          <w:numId w:val="158"/>
        </w:numPr>
      </w:pPr>
      <w:r>
        <w:t>Sistema programa sesión según plan de entrenamiento</w:t>
      </w:r>
    </w:p>
    <w:p w14:paraId="37A6A72F" w14:textId="0FC45779" w:rsidR="00BF2B08" w:rsidRDefault="00BF2B08" w:rsidP="00BF2B08">
      <w:pPr>
        <w:pStyle w:val="Sinespaciado"/>
        <w:numPr>
          <w:ilvl w:val="0"/>
          <w:numId w:val="158"/>
        </w:numPr>
      </w:pPr>
      <w:r>
        <w:t>Repetir ciclo</w:t>
      </w:r>
    </w:p>
    <w:p w14:paraId="52C21503" w14:textId="77777777" w:rsidR="0077252B" w:rsidRDefault="0077252B" w:rsidP="0077252B">
      <w:pPr>
        <w:pStyle w:val="Sinespaciado"/>
      </w:pPr>
    </w:p>
    <w:p w14:paraId="1A837EAE" w14:textId="137A1E03" w:rsidR="0077252B" w:rsidRPr="004F1FEC" w:rsidRDefault="0077252B" w:rsidP="0077252B">
      <w:pPr>
        <w:pStyle w:val="Sinespaciado"/>
      </w:pPr>
      <w:r>
        <w:t>Caso 2</w:t>
      </w:r>
    </w:p>
    <w:p w14:paraId="419F8B43" w14:textId="48CE9780" w:rsidR="0077252B" w:rsidRPr="004F1FEC" w:rsidRDefault="0077252B" w:rsidP="0077252B">
      <w:pPr>
        <w:pStyle w:val="Sinespaciado"/>
        <w:numPr>
          <w:ilvl w:val="0"/>
          <w:numId w:val="133"/>
        </w:numPr>
      </w:pPr>
      <w:r>
        <w:t>Coach</w:t>
      </w:r>
      <w:r w:rsidRPr="004F1FEC">
        <w:t xml:space="preserve"> genera</w:t>
      </w:r>
      <w:r>
        <w:t xml:space="preserve"> o crea</w:t>
      </w:r>
      <w:r w:rsidRPr="004F1FEC">
        <w:t xml:space="preserve"> </w:t>
      </w:r>
      <w:r w:rsidRPr="004F1FEC">
        <w:rPr>
          <w:b/>
          <w:bCs/>
        </w:rPr>
        <w:t>primer entrenamiento</w:t>
      </w:r>
      <w:r w:rsidRPr="004F1FEC">
        <w:t xml:space="preserve"> </w:t>
      </w:r>
    </w:p>
    <w:p w14:paraId="20AE7012" w14:textId="77777777" w:rsidR="0077252B" w:rsidRPr="004F1FEC" w:rsidRDefault="0077252B" w:rsidP="0077252B">
      <w:pPr>
        <w:pStyle w:val="Sinespaciado"/>
        <w:numPr>
          <w:ilvl w:val="0"/>
          <w:numId w:val="133"/>
        </w:numPr>
      </w:pPr>
      <w:r w:rsidRPr="004F1FEC">
        <w:t xml:space="preserve">Usuario ejecuta sesión </w:t>
      </w:r>
    </w:p>
    <w:p w14:paraId="5F0E1723" w14:textId="0F9A06F1" w:rsidR="0077252B" w:rsidRPr="004F1FEC" w:rsidRDefault="0077252B" w:rsidP="0077252B">
      <w:pPr>
        <w:pStyle w:val="Sinespaciado"/>
        <w:numPr>
          <w:ilvl w:val="0"/>
          <w:numId w:val="133"/>
        </w:numPr>
      </w:pPr>
      <w:r>
        <w:t>Se registran métricas</w:t>
      </w:r>
      <w:r w:rsidRPr="004F1FEC">
        <w:t xml:space="preserve"> </w:t>
      </w:r>
    </w:p>
    <w:p w14:paraId="3A9A8730" w14:textId="77777777" w:rsidR="0077252B" w:rsidRPr="004F1FEC" w:rsidRDefault="0077252B" w:rsidP="0077252B">
      <w:pPr>
        <w:pStyle w:val="Sinespaciado"/>
        <w:numPr>
          <w:ilvl w:val="0"/>
          <w:numId w:val="133"/>
        </w:numPr>
      </w:pPr>
      <w:r w:rsidRPr="004F1FEC">
        <w:t xml:space="preserve">Sistema analiza métricas (IA) </w:t>
      </w:r>
    </w:p>
    <w:p w14:paraId="5540FE60" w14:textId="77777777" w:rsidR="0077252B" w:rsidRPr="004F1FEC" w:rsidRDefault="0077252B" w:rsidP="0077252B">
      <w:pPr>
        <w:pStyle w:val="Sinespaciado"/>
        <w:numPr>
          <w:ilvl w:val="0"/>
          <w:numId w:val="133"/>
        </w:numPr>
      </w:pPr>
      <w:r w:rsidRPr="004F1FEC">
        <w:t xml:space="preserve">Sistema evalúa: </w:t>
      </w:r>
    </w:p>
    <w:p w14:paraId="396B7CB8" w14:textId="77777777" w:rsidR="0077252B" w:rsidRPr="004F1FEC" w:rsidRDefault="0077252B" w:rsidP="0077252B">
      <w:pPr>
        <w:pStyle w:val="Sinespaciado"/>
        <w:numPr>
          <w:ilvl w:val="0"/>
          <w:numId w:val="133"/>
        </w:numPr>
      </w:pPr>
      <w:r w:rsidRPr="004F1FEC">
        <w:t xml:space="preserve">fatiga </w:t>
      </w:r>
    </w:p>
    <w:p w14:paraId="6B9C827F" w14:textId="77777777" w:rsidR="0077252B" w:rsidRPr="004F1FEC" w:rsidRDefault="0077252B" w:rsidP="0077252B">
      <w:pPr>
        <w:pStyle w:val="Sinespaciado"/>
        <w:numPr>
          <w:ilvl w:val="0"/>
          <w:numId w:val="133"/>
        </w:numPr>
      </w:pPr>
      <w:r w:rsidRPr="004F1FEC">
        <w:t xml:space="preserve">rendimiento </w:t>
      </w:r>
    </w:p>
    <w:p w14:paraId="6E47324D" w14:textId="77777777" w:rsidR="0077252B" w:rsidRPr="004F1FEC" w:rsidRDefault="0077252B" w:rsidP="0077252B">
      <w:pPr>
        <w:pStyle w:val="Sinespaciado"/>
        <w:numPr>
          <w:ilvl w:val="0"/>
          <w:numId w:val="133"/>
        </w:numPr>
      </w:pPr>
      <w:r w:rsidRPr="004F1FEC">
        <w:t xml:space="preserve">cumplimiento </w:t>
      </w:r>
    </w:p>
    <w:p w14:paraId="3C61B107" w14:textId="77777777" w:rsidR="0077252B" w:rsidRPr="004F1FEC" w:rsidRDefault="0077252B" w:rsidP="0077252B">
      <w:pPr>
        <w:pStyle w:val="Sinespaciado"/>
        <w:numPr>
          <w:ilvl w:val="0"/>
          <w:numId w:val="133"/>
        </w:numPr>
      </w:pPr>
      <w:r w:rsidRPr="004F1FEC">
        <w:t xml:space="preserve">estado de salud </w:t>
      </w:r>
    </w:p>
    <w:p w14:paraId="0AD13988" w14:textId="7A5C7620" w:rsidR="0077252B" w:rsidRPr="004F1FEC" w:rsidRDefault="0077252B" w:rsidP="0077252B">
      <w:pPr>
        <w:pStyle w:val="Sinespaciado"/>
        <w:numPr>
          <w:ilvl w:val="0"/>
          <w:numId w:val="133"/>
        </w:numPr>
      </w:pPr>
      <w:r w:rsidRPr="004F1FEC">
        <w:t>Sistema</w:t>
      </w:r>
      <w:r>
        <w:t xml:space="preserve"> o Coach</w:t>
      </w:r>
      <w:r w:rsidRPr="004F1FEC">
        <w:t xml:space="preserve"> genera</w:t>
      </w:r>
      <w:r w:rsidR="00BF2B08">
        <w:t>n</w:t>
      </w:r>
      <w:r w:rsidRPr="004F1FEC">
        <w:t xml:space="preserve"> </w:t>
      </w:r>
      <w:r w:rsidRPr="004F1FEC">
        <w:rPr>
          <w:b/>
          <w:bCs/>
        </w:rPr>
        <w:t>siguiente sesión</w:t>
      </w:r>
      <w:r w:rsidRPr="004F1FEC">
        <w:t xml:space="preserve"> </w:t>
      </w:r>
    </w:p>
    <w:p w14:paraId="1798BDAC" w14:textId="77777777" w:rsidR="0077252B" w:rsidRDefault="0077252B" w:rsidP="0077252B">
      <w:pPr>
        <w:pStyle w:val="Sinespaciado"/>
        <w:numPr>
          <w:ilvl w:val="0"/>
          <w:numId w:val="133"/>
        </w:numPr>
      </w:pPr>
      <w:r w:rsidRPr="004F1FEC">
        <w:t>Repetir ciclo</w:t>
      </w:r>
    </w:p>
    <w:p w14:paraId="68496891" w14:textId="77777777" w:rsidR="00B15215" w:rsidRPr="00B15215" w:rsidRDefault="00B15215" w:rsidP="00B15215">
      <w:pPr>
        <w:rPr>
          <w:lang w:val="es-ES"/>
        </w:rPr>
      </w:pPr>
    </w:p>
    <w:sectPr w:rsidR="00B15215" w:rsidRPr="00B15215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92905" w14:textId="77777777" w:rsidR="006009BE" w:rsidRDefault="006009BE" w:rsidP="00CB2649">
      <w:pPr>
        <w:spacing w:after="0" w:line="240" w:lineRule="auto"/>
      </w:pPr>
      <w:r>
        <w:separator/>
      </w:r>
    </w:p>
  </w:endnote>
  <w:endnote w:type="continuationSeparator" w:id="0">
    <w:p w14:paraId="2419483E" w14:textId="77777777" w:rsidR="006009BE" w:rsidRDefault="006009BE" w:rsidP="00CB2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A4D89" w14:textId="77777777" w:rsidR="006009BE" w:rsidRDefault="006009BE" w:rsidP="00CB2649">
      <w:pPr>
        <w:spacing w:after="0" w:line="240" w:lineRule="auto"/>
      </w:pPr>
      <w:r>
        <w:separator/>
      </w:r>
    </w:p>
  </w:footnote>
  <w:footnote w:type="continuationSeparator" w:id="0">
    <w:p w14:paraId="017F8922" w14:textId="77777777" w:rsidR="006009BE" w:rsidRDefault="006009BE" w:rsidP="00CB2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A3FD" w14:textId="77777777" w:rsidR="00CB2649" w:rsidRDefault="00CB2649">
    <w:pPr>
      <w:pStyle w:val="Encabezado"/>
    </w:pPr>
  </w:p>
  <w:p w14:paraId="13DCC17B" w14:textId="77777777" w:rsidR="00CB2649" w:rsidRDefault="00CB2649">
    <w:pPr>
      <w:pStyle w:val="Encabezado"/>
    </w:pPr>
  </w:p>
  <w:p w14:paraId="0B6AAC2A" w14:textId="77777777" w:rsidR="00CB2649" w:rsidRDefault="00CB2649" w:rsidP="00CB2649">
    <w:pPr>
      <w:pStyle w:val="Encabezado"/>
      <w:jc w:val="center"/>
      <w:rPr>
        <w:noProof/>
      </w:rPr>
    </w:pPr>
    <w:ins w:id="0" w:author="Fabricio David Galarza Piedrahita" w:date="2026-03-08T20:33:00Z" w16du:dateUtc="2026-03-09T01:33:00Z">
      <w:r w:rsidRPr="005616FB">
        <w:rPr>
          <w:b/>
          <w:bCs/>
          <w:lang w:val="es-ES"/>
          <w:rPrChange w:id="1" w:author="Fabricio David Galarza Piedrahita" w:date="2026-03-08T20:35:00Z" w16du:dateUtc="2026-03-09T01:35:00Z">
            <w:rPr>
              <w:lang w:val="es-ES"/>
            </w:rPr>
          </w:rPrChange>
        </w:rPr>
        <w:t>Entrenamiento int</w:t>
      </w:r>
    </w:ins>
    <w:ins w:id="2" w:author="Fabricio David Galarza Piedrahita" w:date="2026-03-08T20:34:00Z" w16du:dateUtc="2026-03-09T01:34:00Z">
      <w:r w:rsidRPr="005616FB">
        <w:rPr>
          <w:b/>
          <w:bCs/>
          <w:lang w:val="es-ES"/>
          <w:rPrChange w:id="3" w:author="Fabricio David Galarza Piedrahita" w:date="2026-03-08T20:35:00Z" w16du:dateUtc="2026-03-09T01:35:00Z">
            <w:rPr>
              <w:lang w:val="es-ES"/>
            </w:rPr>
          </w:rPrChange>
        </w:rPr>
        <w:t>eli</w:t>
      </w:r>
    </w:ins>
    <w:ins w:id="4" w:author="Fabricio David Galarza Piedrahita" w:date="2026-03-08T20:33:00Z" w16du:dateUtc="2026-03-09T01:33:00Z">
      <w:r w:rsidRPr="005616FB">
        <w:rPr>
          <w:b/>
          <w:bCs/>
          <w:lang w:val="es-ES"/>
          <w:rPrChange w:id="5" w:author="Fabricio David Galarza Piedrahita" w:date="2026-03-08T20:35:00Z" w16du:dateUtc="2026-03-09T01:35:00Z">
            <w:rPr>
              <w:lang w:val="es-ES"/>
            </w:rPr>
          </w:rPrChange>
        </w:rPr>
        <w:t>gente para atlet</w:t>
      </w:r>
    </w:ins>
    <w:ins w:id="6" w:author="Fabricio David Galarza Piedrahita" w:date="2026-03-08T20:34:00Z" w16du:dateUtc="2026-03-09T01:34:00Z">
      <w:r w:rsidRPr="005616FB">
        <w:rPr>
          <w:b/>
          <w:bCs/>
          <w:lang w:val="es-ES"/>
          <w:rPrChange w:id="7" w:author="Fabricio David Galarza Piedrahita" w:date="2026-03-08T20:35:00Z" w16du:dateUtc="2026-03-09T01:35:00Z">
            <w:rPr>
              <w:lang w:val="es-ES"/>
            </w:rPr>
          </w:rPrChange>
        </w:rPr>
        <w:t>as reales</w:t>
      </w:r>
    </w:ins>
    <w:r>
      <w:rPr>
        <w:noProof/>
      </w:rPr>
      <w:t xml:space="preserve"> </w:t>
    </w:r>
  </w:p>
  <w:p w14:paraId="443F783A" w14:textId="2AAEB536" w:rsidR="00CB2649" w:rsidRDefault="00CB2649" w:rsidP="00CB2649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DC9BE3F" wp14:editId="0F9431C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5F50B25" w14:textId="2BDDF7BB" w:rsidR="00CB2649" w:rsidRDefault="00CB264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</w:t>
                              </w:r>
                              <w:r w:rsidR="000F52A5">
                                <w:rPr>
                                  <w:caps/>
                                  <w:color w:val="FFFFFF" w:themeColor="background1"/>
                                </w:rPr>
                                <w:t>TH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DC9BE3F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5F50B25" w14:textId="2BDDF7BB" w:rsidR="00CB2649" w:rsidRDefault="00CB264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</w:t>
                        </w:r>
                        <w:r w:rsidR="000F52A5">
                          <w:rPr>
                            <w:caps/>
                            <w:color w:val="FFFFFF" w:themeColor="background1"/>
                          </w:rPr>
                          <w:t>TH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>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C45"/>
    <w:multiLevelType w:val="multilevel"/>
    <w:tmpl w:val="7106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4C44"/>
    <w:multiLevelType w:val="multilevel"/>
    <w:tmpl w:val="744A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97A76"/>
    <w:multiLevelType w:val="multilevel"/>
    <w:tmpl w:val="82E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61418"/>
    <w:multiLevelType w:val="multilevel"/>
    <w:tmpl w:val="3014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80358"/>
    <w:multiLevelType w:val="hybridMultilevel"/>
    <w:tmpl w:val="03DEBC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4F750D"/>
    <w:multiLevelType w:val="multilevel"/>
    <w:tmpl w:val="9C66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B0044"/>
    <w:multiLevelType w:val="multilevel"/>
    <w:tmpl w:val="C60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C1713"/>
    <w:multiLevelType w:val="multilevel"/>
    <w:tmpl w:val="E9A0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876A9"/>
    <w:multiLevelType w:val="multilevel"/>
    <w:tmpl w:val="1E30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E3043"/>
    <w:multiLevelType w:val="multilevel"/>
    <w:tmpl w:val="8ACE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81090"/>
    <w:multiLevelType w:val="hybridMultilevel"/>
    <w:tmpl w:val="3B1CF1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C77707"/>
    <w:multiLevelType w:val="hybridMultilevel"/>
    <w:tmpl w:val="47C479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EA3499"/>
    <w:multiLevelType w:val="multilevel"/>
    <w:tmpl w:val="176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A3739D"/>
    <w:multiLevelType w:val="hybridMultilevel"/>
    <w:tmpl w:val="34143D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2C020D"/>
    <w:multiLevelType w:val="multilevel"/>
    <w:tmpl w:val="C2FCF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6D0BC3"/>
    <w:multiLevelType w:val="hybridMultilevel"/>
    <w:tmpl w:val="B93C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9B0577"/>
    <w:multiLevelType w:val="multilevel"/>
    <w:tmpl w:val="AC0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C5312"/>
    <w:multiLevelType w:val="multilevel"/>
    <w:tmpl w:val="29C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9210A1"/>
    <w:multiLevelType w:val="hybridMultilevel"/>
    <w:tmpl w:val="275082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0A55C1"/>
    <w:multiLevelType w:val="multilevel"/>
    <w:tmpl w:val="1DC8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755943"/>
    <w:multiLevelType w:val="multilevel"/>
    <w:tmpl w:val="3F4C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4906DA"/>
    <w:multiLevelType w:val="multilevel"/>
    <w:tmpl w:val="F7B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E2FBA"/>
    <w:multiLevelType w:val="multilevel"/>
    <w:tmpl w:val="66BA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C6493"/>
    <w:multiLevelType w:val="hybridMultilevel"/>
    <w:tmpl w:val="5E16F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942EA2"/>
    <w:multiLevelType w:val="hybridMultilevel"/>
    <w:tmpl w:val="6548D5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E83D99"/>
    <w:multiLevelType w:val="multilevel"/>
    <w:tmpl w:val="ADE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D3C21"/>
    <w:multiLevelType w:val="multilevel"/>
    <w:tmpl w:val="E6BE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D96D76"/>
    <w:multiLevelType w:val="multilevel"/>
    <w:tmpl w:val="497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862DB0"/>
    <w:multiLevelType w:val="hybridMultilevel"/>
    <w:tmpl w:val="F8D0F5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A94382"/>
    <w:multiLevelType w:val="multilevel"/>
    <w:tmpl w:val="18F0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FC280E"/>
    <w:multiLevelType w:val="multilevel"/>
    <w:tmpl w:val="9D3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197931"/>
    <w:multiLevelType w:val="multilevel"/>
    <w:tmpl w:val="5C0C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AC7927"/>
    <w:multiLevelType w:val="multilevel"/>
    <w:tmpl w:val="3B1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D21716"/>
    <w:multiLevelType w:val="hybridMultilevel"/>
    <w:tmpl w:val="CED2D9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B636A26"/>
    <w:multiLevelType w:val="hybridMultilevel"/>
    <w:tmpl w:val="203CF7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C23248F"/>
    <w:multiLevelType w:val="multilevel"/>
    <w:tmpl w:val="8D7E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E109C4"/>
    <w:multiLevelType w:val="hybridMultilevel"/>
    <w:tmpl w:val="89DA07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720590"/>
    <w:multiLevelType w:val="multilevel"/>
    <w:tmpl w:val="330E23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20797CD7"/>
    <w:multiLevelType w:val="hybridMultilevel"/>
    <w:tmpl w:val="3AD2E1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1AD2CCE"/>
    <w:multiLevelType w:val="hybridMultilevel"/>
    <w:tmpl w:val="256E3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2474918"/>
    <w:multiLevelType w:val="multilevel"/>
    <w:tmpl w:val="D31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B95D8C"/>
    <w:multiLevelType w:val="multilevel"/>
    <w:tmpl w:val="39B4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356B3A"/>
    <w:multiLevelType w:val="multilevel"/>
    <w:tmpl w:val="D102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283B73"/>
    <w:multiLevelType w:val="multilevel"/>
    <w:tmpl w:val="C4A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F62681"/>
    <w:multiLevelType w:val="multilevel"/>
    <w:tmpl w:val="A024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95083E"/>
    <w:multiLevelType w:val="hybridMultilevel"/>
    <w:tmpl w:val="E6B8AB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3864E9"/>
    <w:multiLevelType w:val="multilevel"/>
    <w:tmpl w:val="128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887806"/>
    <w:multiLevelType w:val="multilevel"/>
    <w:tmpl w:val="9CC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890A2F"/>
    <w:multiLevelType w:val="hybridMultilevel"/>
    <w:tmpl w:val="B3B6FA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7CE47DD"/>
    <w:multiLevelType w:val="multilevel"/>
    <w:tmpl w:val="62D6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3D4D28"/>
    <w:multiLevelType w:val="hybridMultilevel"/>
    <w:tmpl w:val="7804D0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964275F"/>
    <w:multiLevelType w:val="hybridMultilevel"/>
    <w:tmpl w:val="73701B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A181209"/>
    <w:multiLevelType w:val="hybridMultilevel"/>
    <w:tmpl w:val="0AA488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A3435DD"/>
    <w:multiLevelType w:val="multilevel"/>
    <w:tmpl w:val="4FA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34382C"/>
    <w:multiLevelType w:val="multilevel"/>
    <w:tmpl w:val="7076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E96153"/>
    <w:multiLevelType w:val="hybridMultilevel"/>
    <w:tmpl w:val="0BB68B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B517A4F"/>
    <w:multiLevelType w:val="multilevel"/>
    <w:tmpl w:val="F4E4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5F00D3"/>
    <w:multiLevelType w:val="multilevel"/>
    <w:tmpl w:val="B888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62649C"/>
    <w:multiLevelType w:val="multilevel"/>
    <w:tmpl w:val="FE7C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BC6F5D"/>
    <w:multiLevelType w:val="hybridMultilevel"/>
    <w:tmpl w:val="39BA09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D9D1A64"/>
    <w:multiLevelType w:val="multilevel"/>
    <w:tmpl w:val="37F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6F1EE5"/>
    <w:multiLevelType w:val="multilevel"/>
    <w:tmpl w:val="DDA8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9537D0"/>
    <w:multiLevelType w:val="multilevel"/>
    <w:tmpl w:val="CC90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A248E4"/>
    <w:multiLevelType w:val="multilevel"/>
    <w:tmpl w:val="4630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C866E8"/>
    <w:multiLevelType w:val="multilevel"/>
    <w:tmpl w:val="36E4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051C8F"/>
    <w:multiLevelType w:val="multilevel"/>
    <w:tmpl w:val="826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8302E9"/>
    <w:multiLevelType w:val="multilevel"/>
    <w:tmpl w:val="BD4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D9549F"/>
    <w:multiLevelType w:val="multilevel"/>
    <w:tmpl w:val="3AA6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B606BD"/>
    <w:multiLevelType w:val="multilevel"/>
    <w:tmpl w:val="7F6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932CF7"/>
    <w:multiLevelType w:val="hybridMultilevel"/>
    <w:tmpl w:val="6420B3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4E86F7F"/>
    <w:multiLevelType w:val="multilevel"/>
    <w:tmpl w:val="53BE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73487D"/>
    <w:multiLevelType w:val="hybridMultilevel"/>
    <w:tmpl w:val="71B22A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5A415DA"/>
    <w:multiLevelType w:val="multilevel"/>
    <w:tmpl w:val="19C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175F6E"/>
    <w:multiLevelType w:val="multilevel"/>
    <w:tmpl w:val="B26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8266F0"/>
    <w:multiLevelType w:val="multilevel"/>
    <w:tmpl w:val="C494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82DFC"/>
    <w:multiLevelType w:val="hybridMultilevel"/>
    <w:tmpl w:val="A60CC7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450DA1"/>
    <w:multiLevelType w:val="multilevel"/>
    <w:tmpl w:val="2856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B82AD8"/>
    <w:multiLevelType w:val="multilevel"/>
    <w:tmpl w:val="D9C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D512CB"/>
    <w:multiLevelType w:val="multilevel"/>
    <w:tmpl w:val="5A50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052ADF"/>
    <w:multiLevelType w:val="multilevel"/>
    <w:tmpl w:val="E4BE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EE0212"/>
    <w:multiLevelType w:val="multilevel"/>
    <w:tmpl w:val="4C4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827A9B"/>
    <w:multiLevelType w:val="multilevel"/>
    <w:tmpl w:val="AF22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8F0B3C"/>
    <w:multiLevelType w:val="hybridMultilevel"/>
    <w:tmpl w:val="7B946DE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3D36111F"/>
    <w:multiLevelType w:val="multilevel"/>
    <w:tmpl w:val="16CC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4F4AF4"/>
    <w:multiLevelType w:val="multilevel"/>
    <w:tmpl w:val="6E90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0A14C0"/>
    <w:multiLevelType w:val="multilevel"/>
    <w:tmpl w:val="7A3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8E468F"/>
    <w:multiLevelType w:val="multilevel"/>
    <w:tmpl w:val="2462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8E5BCD"/>
    <w:multiLevelType w:val="multilevel"/>
    <w:tmpl w:val="FFF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D57A08"/>
    <w:multiLevelType w:val="multilevel"/>
    <w:tmpl w:val="CCB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5056BD"/>
    <w:multiLevelType w:val="hybridMultilevel"/>
    <w:tmpl w:val="CA860F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16E5C3B"/>
    <w:multiLevelType w:val="multilevel"/>
    <w:tmpl w:val="18E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8350BE"/>
    <w:multiLevelType w:val="multilevel"/>
    <w:tmpl w:val="C07E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73634B"/>
    <w:multiLevelType w:val="multilevel"/>
    <w:tmpl w:val="246E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B929CC"/>
    <w:multiLevelType w:val="hybridMultilevel"/>
    <w:tmpl w:val="6A907D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5307AB1"/>
    <w:multiLevelType w:val="multilevel"/>
    <w:tmpl w:val="58F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6645A8"/>
    <w:multiLevelType w:val="hybridMultilevel"/>
    <w:tmpl w:val="196476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7E429D7"/>
    <w:multiLevelType w:val="hybridMultilevel"/>
    <w:tmpl w:val="995267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80D55B3"/>
    <w:multiLevelType w:val="multilevel"/>
    <w:tmpl w:val="F8A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8F36D9"/>
    <w:multiLevelType w:val="multilevel"/>
    <w:tmpl w:val="B7E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C53E28"/>
    <w:multiLevelType w:val="multilevel"/>
    <w:tmpl w:val="6AF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0F4020"/>
    <w:multiLevelType w:val="hybridMultilevel"/>
    <w:tmpl w:val="795E9F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B5B1DAA"/>
    <w:multiLevelType w:val="hybridMultilevel"/>
    <w:tmpl w:val="90AA39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CEA7D74"/>
    <w:multiLevelType w:val="multilevel"/>
    <w:tmpl w:val="3CD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EB508B"/>
    <w:multiLevelType w:val="multilevel"/>
    <w:tmpl w:val="515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3028B4"/>
    <w:multiLevelType w:val="multilevel"/>
    <w:tmpl w:val="7D56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4F3953"/>
    <w:multiLevelType w:val="multilevel"/>
    <w:tmpl w:val="B8E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633C8B"/>
    <w:multiLevelType w:val="multilevel"/>
    <w:tmpl w:val="B61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B033C3"/>
    <w:multiLevelType w:val="multilevel"/>
    <w:tmpl w:val="F19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F92368"/>
    <w:multiLevelType w:val="hybridMultilevel"/>
    <w:tmpl w:val="0E820B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2106A55"/>
    <w:multiLevelType w:val="multilevel"/>
    <w:tmpl w:val="01D0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74692E"/>
    <w:multiLevelType w:val="multilevel"/>
    <w:tmpl w:val="AE6A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9B205F"/>
    <w:multiLevelType w:val="multilevel"/>
    <w:tmpl w:val="2C8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F61DAB"/>
    <w:multiLevelType w:val="multilevel"/>
    <w:tmpl w:val="CB1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C30E9D"/>
    <w:multiLevelType w:val="multilevel"/>
    <w:tmpl w:val="C1B6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375EEC"/>
    <w:multiLevelType w:val="multilevel"/>
    <w:tmpl w:val="AFE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35575D"/>
    <w:multiLevelType w:val="hybridMultilevel"/>
    <w:tmpl w:val="A3A8F6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BA358FE"/>
    <w:multiLevelType w:val="multilevel"/>
    <w:tmpl w:val="8B6E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F330C5"/>
    <w:multiLevelType w:val="hybridMultilevel"/>
    <w:tmpl w:val="78921C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C61429E"/>
    <w:multiLevelType w:val="multilevel"/>
    <w:tmpl w:val="CA64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C4152D"/>
    <w:multiLevelType w:val="multilevel"/>
    <w:tmpl w:val="0AB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FC5FC5"/>
    <w:multiLevelType w:val="multilevel"/>
    <w:tmpl w:val="B3B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830D54"/>
    <w:multiLevelType w:val="multilevel"/>
    <w:tmpl w:val="E07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3112C2"/>
    <w:multiLevelType w:val="multilevel"/>
    <w:tmpl w:val="AD5E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522850"/>
    <w:multiLevelType w:val="multilevel"/>
    <w:tmpl w:val="99D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492349"/>
    <w:multiLevelType w:val="hybridMultilevel"/>
    <w:tmpl w:val="A33849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201123F"/>
    <w:multiLevelType w:val="multilevel"/>
    <w:tmpl w:val="4E02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831487"/>
    <w:multiLevelType w:val="hybridMultilevel"/>
    <w:tmpl w:val="4606A8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3CD6CAD"/>
    <w:multiLevelType w:val="hybridMultilevel"/>
    <w:tmpl w:val="E94A685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" w15:restartNumberingAfterBreak="0">
    <w:nsid w:val="64153BC8"/>
    <w:multiLevelType w:val="hybridMultilevel"/>
    <w:tmpl w:val="687E1C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5510E2C"/>
    <w:multiLevelType w:val="multilevel"/>
    <w:tmpl w:val="B98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445781"/>
    <w:multiLevelType w:val="multilevel"/>
    <w:tmpl w:val="8ED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BB317C"/>
    <w:multiLevelType w:val="multilevel"/>
    <w:tmpl w:val="3FA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0E313C"/>
    <w:multiLevelType w:val="multilevel"/>
    <w:tmpl w:val="F034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624568"/>
    <w:multiLevelType w:val="hybridMultilevel"/>
    <w:tmpl w:val="D7569D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8F706CA"/>
    <w:multiLevelType w:val="multilevel"/>
    <w:tmpl w:val="55B0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1C1FE6"/>
    <w:multiLevelType w:val="multilevel"/>
    <w:tmpl w:val="E8C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CE3444"/>
    <w:multiLevelType w:val="multilevel"/>
    <w:tmpl w:val="B948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AF11C4"/>
    <w:multiLevelType w:val="multilevel"/>
    <w:tmpl w:val="6ED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E94B84"/>
    <w:multiLevelType w:val="multilevel"/>
    <w:tmpl w:val="98C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EB3144"/>
    <w:multiLevelType w:val="multilevel"/>
    <w:tmpl w:val="4F38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B55E96"/>
    <w:multiLevelType w:val="multilevel"/>
    <w:tmpl w:val="744A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F29536F"/>
    <w:multiLevelType w:val="multilevel"/>
    <w:tmpl w:val="2CD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3B03CF"/>
    <w:multiLevelType w:val="multilevel"/>
    <w:tmpl w:val="BD74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FDA4989"/>
    <w:multiLevelType w:val="hybridMultilevel"/>
    <w:tmpl w:val="96A0E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1604979"/>
    <w:multiLevelType w:val="multilevel"/>
    <w:tmpl w:val="C73E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BB279C"/>
    <w:multiLevelType w:val="multilevel"/>
    <w:tmpl w:val="A1E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1803A3"/>
    <w:multiLevelType w:val="multilevel"/>
    <w:tmpl w:val="51AC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2A4F86"/>
    <w:multiLevelType w:val="hybridMultilevel"/>
    <w:tmpl w:val="3DE00C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4B92B7E"/>
    <w:multiLevelType w:val="multilevel"/>
    <w:tmpl w:val="74F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626558B"/>
    <w:multiLevelType w:val="multilevel"/>
    <w:tmpl w:val="1AE0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71A6891"/>
    <w:multiLevelType w:val="hybridMultilevel"/>
    <w:tmpl w:val="B448C3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88D7D89"/>
    <w:multiLevelType w:val="hybridMultilevel"/>
    <w:tmpl w:val="A072B6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8F77DC8"/>
    <w:multiLevelType w:val="multilevel"/>
    <w:tmpl w:val="67EA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283F76"/>
    <w:multiLevelType w:val="hybridMultilevel"/>
    <w:tmpl w:val="8D72D6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A572026"/>
    <w:multiLevelType w:val="multilevel"/>
    <w:tmpl w:val="2E3A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4D7F75"/>
    <w:multiLevelType w:val="hybridMultilevel"/>
    <w:tmpl w:val="032048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C75766F"/>
    <w:multiLevelType w:val="multilevel"/>
    <w:tmpl w:val="C2BA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DE33CD9"/>
    <w:multiLevelType w:val="multilevel"/>
    <w:tmpl w:val="426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010119">
    <w:abstractNumId w:val="49"/>
  </w:num>
  <w:num w:numId="2" w16cid:durableId="696470131">
    <w:abstractNumId w:val="114"/>
  </w:num>
  <w:num w:numId="3" w16cid:durableId="652031135">
    <w:abstractNumId w:val="122"/>
  </w:num>
  <w:num w:numId="4" w16cid:durableId="229585608">
    <w:abstractNumId w:val="130"/>
  </w:num>
  <w:num w:numId="5" w16cid:durableId="896164724">
    <w:abstractNumId w:val="103"/>
  </w:num>
  <w:num w:numId="6" w16cid:durableId="2054117801">
    <w:abstractNumId w:val="32"/>
  </w:num>
  <w:num w:numId="7" w16cid:durableId="266698364">
    <w:abstractNumId w:val="131"/>
  </w:num>
  <w:num w:numId="8" w16cid:durableId="847327689">
    <w:abstractNumId w:val="70"/>
  </w:num>
  <w:num w:numId="9" w16cid:durableId="1405644891">
    <w:abstractNumId w:val="68"/>
  </w:num>
  <w:num w:numId="10" w16cid:durableId="1495147861">
    <w:abstractNumId w:val="43"/>
  </w:num>
  <w:num w:numId="11" w16cid:durableId="2114202641">
    <w:abstractNumId w:val="148"/>
  </w:num>
  <w:num w:numId="12" w16cid:durableId="911700900">
    <w:abstractNumId w:val="87"/>
  </w:num>
  <w:num w:numId="13" w16cid:durableId="2037581785">
    <w:abstractNumId w:val="73"/>
  </w:num>
  <w:num w:numId="14" w16cid:durableId="999701037">
    <w:abstractNumId w:val="98"/>
  </w:num>
  <w:num w:numId="15" w16cid:durableId="1308822475">
    <w:abstractNumId w:val="27"/>
  </w:num>
  <w:num w:numId="16" w16cid:durableId="453838919">
    <w:abstractNumId w:val="41"/>
  </w:num>
  <w:num w:numId="17" w16cid:durableId="1572736126">
    <w:abstractNumId w:val="56"/>
  </w:num>
  <w:num w:numId="18" w16cid:durableId="2136097319">
    <w:abstractNumId w:val="137"/>
  </w:num>
  <w:num w:numId="19" w16cid:durableId="1550216813">
    <w:abstractNumId w:val="22"/>
  </w:num>
  <w:num w:numId="20" w16cid:durableId="116140761">
    <w:abstractNumId w:val="47"/>
  </w:num>
  <w:num w:numId="21" w16cid:durableId="1390033588">
    <w:abstractNumId w:val="144"/>
  </w:num>
  <w:num w:numId="22" w16cid:durableId="466245604">
    <w:abstractNumId w:val="94"/>
  </w:num>
  <w:num w:numId="23" w16cid:durableId="1694380115">
    <w:abstractNumId w:val="30"/>
  </w:num>
  <w:num w:numId="24" w16cid:durableId="1380788378">
    <w:abstractNumId w:val="53"/>
  </w:num>
  <w:num w:numId="25" w16cid:durableId="752817605">
    <w:abstractNumId w:val="99"/>
  </w:num>
  <w:num w:numId="26" w16cid:durableId="1317345004">
    <w:abstractNumId w:val="106"/>
  </w:num>
  <w:num w:numId="27" w16cid:durableId="1052657289">
    <w:abstractNumId w:val="5"/>
  </w:num>
  <w:num w:numId="28" w16cid:durableId="311641840">
    <w:abstractNumId w:val="86"/>
  </w:num>
  <w:num w:numId="29" w16cid:durableId="1482188557">
    <w:abstractNumId w:val="63"/>
  </w:num>
  <w:num w:numId="30" w16cid:durableId="1579241526">
    <w:abstractNumId w:val="3"/>
  </w:num>
  <w:num w:numId="31" w16cid:durableId="1974748717">
    <w:abstractNumId w:val="142"/>
  </w:num>
  <w:num w:numId="32" w16cid:durableId="26948870">
    <w:abstractNumId w:val="141"/>
  </w:num>
  <w:num w:numId="33" w16cid:durableId="457072314">
    <w:abstractNumId w:val="125"/>
  </w:num>
  <w:num w:numId="34" w16cid:durableId="1677263460">
    <w:abstractNumId w:val="121"/>
  </w:num>
  <w:num w:numId="35" w16cid:durableId="30809730">
    <w:abstractNumId w:val="111"/>
  </w:num>
  <w:num w:numId="36" w16cid:durableId="253367479">
    <w:abstractNumId w:val="29"/>
  </w:num>
  <w:num w:numId="37" w16cid:durableId="1437096541">
    <w:abstractNumId w:val="119"/>
  </w:num>
  <w:num w:numId="38" w16cid:durableId="790977082">
    <w:abstractNumId w:val="120"/>
  </w:num>
  <w:num w:numId="39" w16cid:durableId="1427388408">
    <w:abstractNumId w:val="85"/>
  </w:num>
  <w:num w:numId="40" w16cid:durableId="561984208">
    <w:abstractNumId w:val="123"/>
  </w:num>
  <w:num w:numId="41" w16cid:durableId="768427761">
    <w:abstractNumId w:val="42"/>
  </w:num>
  <w:num w:numId="42" w16cid:durableId="1447391165">
    <w:abstractNumId w:val="107"/>
  </w:num>
  <w:num w:numId="43" w16cid:durableId="870414084">
    <w:abstractNumId w:val="138"/>
  </w:num>
  <w:num w:numId="44" w16cid:durableId="2006321503">
    <w:abstractNumId w:val="61"/>
  </w:num>
  <w:num w:numId="45" w16cid:durableId="2131241495">
    <w:abstractNumId w:val="60"/>
  </w:num>
  <w:num w:numId="46" w16cid:durableId="634486320">
    <w:abstractNumId w:val="157"/>
  </w:num>
  <w:num w:numId="47" w16cid:durableId="1946692542">
    <w:abstractNumId w:val="104"/>
  </w:num>
  <w:num w:numId="48" w16cid:durableId="647442469">
    <w:abstractNumId w:val="88"/>
  </w:num>
  <w:num w:numId="49" w16cid:durableId="1592278504">
    <w:abstractNumId w:val="81"/>
  </w:num>
  <w:num w:numId="50" w16cid:durableId="1656881921">
    <w:abstractNumId w:val="83"/>
  </w:num>
  <w:num w:numId="51" w16cid:durableId="100074917">
    <w:abstractNumId w:val="154"/>
  </w:num>
  <w:num w:numId="52" w16cid:durableId="725686693">
    <w:abstractNumId w:val="57"/>
  </w:num>
  <w:num w:numId="53" w16cid:durableId="2001806027">
    <w:abstractNumId w:val="0"/>
  </w:num>
  <w:num w:numId="54" w16cid:durableId="1867450417">
    <w:abstractNumId w:val="145"/>
  </w:num>
  <w:num w:numId="55" w16cid:durableId="463234491">
    <w:abstractNumId w:val="139"/>
  </w:num>
  <w:num w:numId="56" w16cid:durableId="2121603109">
    <w:abstractNumId w:val="26"/>
  </w:num>
  <w:num w:numId="57" w16cid:durableId="12613907">
    <w:abstractNumId w:val="12"/>
  </w:num>
  <w:num w:numId="58" w16cid:durableId="1284072833">
    <w:abstractNumId w:val="64"/>
  </w:num>
  <w:num w:numId="59" w16cid:durableId="56100760">
    <w:abstractNumId w:val="105"/>
  </w:num>
  <w:num w:numId="60" w16cid:durableId="183325919">
    <w:abstractNumId w:val="17"/>
  </w:num>
  <w:num w:numId="61" w16cid:durableId="1868134401">
    <w:abstractNumId w:val="77"/>
  </w:num>
  <w:num w:numId="62" w16cid:durableId="306592446">
    <w:abstractNumId w:val="31"/>
  </w:num>
  <w:num w:numId="63" w16cid:durableId="1515995840">
    <w:abstractNumId w:val="15"/>
  </w:num>
  <w:num w:numId="64" w16cid:durableId="1750694544">
    <w:abstractNumId w:val="93"/>
  </w:num>
  <w:num w:numId="65" w16cid:durableId="1497258789">
    <w:abstractNumId w:val="126"/>
  </w:num>
  <w:num w:numId="66" w16cid:durableId="697850900">
    <w:abstractNumId w:val="48"/>
  </w:num>
  <w:num w:numId="67" w16cid:durableId="1332101957">
    <w:abstractNumId w:val="140"/>
  </w:num>
  <w:num w:numId="68" w16cid:durableId="2121678641">
    <w:abstractNumId w:val="1"/>
  </w:num>
  <w:num w:numId="69" w16cid:durableId="481316421">
    <w:abstractNumId w:val="37"/>
  </w:num>
  <w:num w:numId="70" w16cid:durableId="2073235250">
    <w:abstractNumId w:val="34"/>
  </w:num>
  <w:num w:numId="71" w16cid:durableId="1574388245">
    <w:abstractNumId w:val="21"/>
  </w:num>
  <w:num w:numId="72" w16cid:durableId="999194443">
    <w:abstractNumId w:val="112"/>
  </w:num>
  <w:num w:numId="73" w16cid:durableId="1608195916">
    <w:abstractNumId w:val="44"/>
  </w:num>
  <w:num w:numId="74" w16cid:durableId="958220096">
    <w:abstractNumId w:val="75"/>
  </w:num>
  <w:num w:numId="75" w16cid:durableId="1101029304">
    <w:abstractNumId w:val="108"/>
  </w:num>
  <w:num w:numId="76" w16cid:durableId="646210186">
    <w:abstractNumId w:val="28"/>
  </w:num>
  <w:num w:numId="77" w16cid:durableId="2018841829">
    <w:abstractNumId w:val="89"/>
  </w:num>
  <w:num w:numId="78" w16cid:durableId="617302105">
    <w:abstractNumId w:val="71"/>
  </w:num>
  <w:num w:numId="79" w16cid:durableId="188765681">
    <w:abstractNumId w:val="16"/>
  </w:num>
  <w:num w:numId="80" w16cid:durableId="1423337008">
    <w:abstractNumId w:val="92"/>
  </w:num>
  <w:num w:numId="81" w16cid:durableId="1307511187">
    <w:abstractNumId w:val="143"/>
  </w:num>
  <w:num w:numId="82" w16cid:durableId="265692550">
    <w:abstractNumId w:val="95"/>
  </w:num>
  <w:num w:numId="83" w16cid:durableId="1106120546">
    <w:abstractNumId w:val="117"/>
  </w:num>
  <w:num w:numId="84" w16cid:durableId="728184688">
    <w:abstractNumId w:val="46"/>
  </w:num>
  <w:num w:numId="85" w16cid:durableId="1609846424">
    <w:abstractNumId w:val="90"/>
  </w:num>
  <w:num w:numId="86" w16cid:durableId="1280916507">
    <w:abstractNumId w:val="66"/>
  </w:num>
  <w:num w:numId="87" w16cid:durableId="797601919">
    <w:abstractNumId w:val="155"/>
  </w:num>
  <w:num w:numId="88" w16cid:durableId="363139398">
    <w:abstractNumId w:val="7"/>
  </w:num>
  <w:num w:numId="89" w16cid:durableId="457260567">
    <w:abstractNumId w:val="109"/>
  </w:num>
  <w:num w:numId="90" w16cid:durableId="1578634720">
    <w:abstractNumId w:val="151"/>
  </w:num>
  <w:num w:numId="91" w16cid:durableId="1721005925">
    <w:abstractNumId w:val="45"/>
  </w:num>
  <w:num w:numId="92" w16cid:durableId="1639872878">
    <w:abstractNumId w:val="102"/>
  </w:num>
  <w:num w:numId="93" w16cid:durableId="20980868">
    <w:abstractNumId w:val="23"/>
  </w:num>
  <w:num w:numId="94" w16cid:durableId="1714115013">
    <w:abstractNumId w:val="80"/>
  </w:num>
  <w:num w:numId="95" w16cid:durableId="257642478">
    <w:abstractNumId w:val="50"/>
  </w:num>
  <w:num w:numId="96" w16cid:durableId="1344042819">
    <w:abstractNumId w:val="2"/>
  </w:num>
  <w:num w:numId="97" w16cid:durableId="797069869">
    <w:abstractNumId w:val="124"/>
  </w:num>
  <w:num w:numId="98" w16cid:durableId="1589656660">
    <w:abstractNumId w:val="97"/>
  </w:num>
  <w:num w:numId="99" w16cid:durableId="7216997">
    <w:abstractNumId w:val="59"/>
  </w:num>
  <w:num w:numId="100" w16cid:durableId="387534401">
    <w:abstractNumId w:val="118"/>
  </w:num>
  <w:num w:numId="101" w16cid:durableId="524906981">
    <w:abstractNumId w:val="116"/>
  </w:num>
  <w:num w:numId="102" w16cid:durableId="2084640873">
    <w:abstractNumId w:val="20"/>
  </w:num>
  <w:num w:numId="103" w16cid:durableId="1777210242">
    <w:abstractNumId w:val="14"/>
  </w:num>
  <w:num w:numId="104" w16cid:durableId="578104444">
    <w:abstractNumId w:val="101"/>
  </w:num>
  <w:num w:numId="105" w16cid:durableId="939218439">
    <w:abstractNumId w:val="136"/>
  </w:num>
  <w:num w:numId="106" w16cid:durableId="450324534">
    <w:abstractNumId w:val="38"/>
  </w:num>
  <w:num w:numId="107" w16cid:durableId="1602644149">
    <w:abstractNumId w:val="72"/>
  </w:num>
  <w:num w:numId="108" w16cid:durableId="207454142">
    <w:abstractNumId w:val="133"/>
  </w:num>
  <w:num w:numId="109" w16cid:durableId="320424383">
    <w:abstractNumId w:val="128"/>
  </w:num>
  <w:num w:numId="110" w16cid:durableId="319773269">
    <w:abstractNumId w:val="65"/>
  </w:num>
  <w:num w:numId="111" w16cid:durableId="1422334874">
    <w:abstractNumId w:val="67"/>
  </w:num>
  <w:num w:numId="112" w16cid:durableId="2142993026">
    <w:abstractNumId w:val="62"/>
  </w:num>
  <w:num w:numId="113" w16cid:durableId="1812597701">
    <w:abstractNumId w:val="55"/>
  </w:num>
  <w:num w:numId="114" w16cid:durableId="42682482">
    <w:abstractNumId w:val="35"/>
  </w:num>
  <w:num w:numId="115" w16cid:durableId="942109680">
    <w:abstractNumId w:val="13"/>
  </w:num>
  <w:num w:numId="116" w16cid:durableId="982739841">
    <w:abstractNumId w:val="84"/>
  </w:num>
  <w:num w:numId="117" w16cid:durableId="1386295026">
    <w:abstractNumId w:val="52"/>
  </w:num>
  <w:num w:numId="118" w16cid:durableId="1653874768">
    <w:abstractNumId w:val="40"/>
  </w:num>
  <w:num w:numId="119" w16cid:durableId="43797675">
    <w:abstractNumId w:val="10"/>
  </w:num>
  <w:num w:numId="120" w16cid:durableId="1838227589">
    <w:abstractNumId w:val="113"/>
  </w:num>
  <w:num w:numId="121" w16cid:durableId="634794527">
    <w:abstractNumId w:val="24"/>
  </w:num>
  <w:num w:numId="122" w16cid:durableId="519393697">
    <w:abstractNumId w:val="110"/>
  </w:num>
  <w:num w:numId="123" w16cid:durableId="960647860">
    <w:abstractNumId w:val="135"/>
  </w:num>
  <w:num w:numId="124" w16cid:durableId="574515077">
    <w:abstractNumId w:val="8"/>
  </w:num>
  <w:num w:numId="125" w16cid:durableId="1148127755">
    <w:abstractNumId w:val="150"/>
  </w:num>
  <w:num w:numId="126" w16cid:durableId="1612013452">
    <w:abstractNumId w:val="25"/>
  </w:num>
  <w:num w:numId="127" w16cid:durableId="1390304591">
    <w:abstractNumId w:val="147"/>
  </w:num>
  <w:num w:numId="128" w16cid:durableId="287275074">
    <w:abstractNumId w:val="129"/>
  </w:num>
  <w:num w:numId="129" w16cid:durableId="352536676">
    <w:abstractNumId w:val="127"/>
  </w:num>
  <w:num w:numId="130" w16cid:durableId="401952451">
    <w:abstractNumId w:val="100"/>
  </w:num>
  <w:num w:numId="131" w16cid:durableId="755171914">
    <w:abstractNumId w:val="132"/>
  </w:num>
  <w:num w:numId="132" w16cid:durableId="1000080234">
    <w:abstractNumId w:val="9"/>
  </w:num>
  <w:num w:numId="133" w16cid:durableId="1547714204">
    <w:abstractNumId w:val="51"/>
  </w:num>
  <w:num w:numId="134" w16cid:durableId="1936551090">
    <w:abstractNumId w:val="82"/>
  </w:num>
  <w:num w:numId="135" w16cid:durableId="1246652854">
    <w:abstractNumId w:val="74"/>
  </w:num>
  <w:num w:numId="136" w16cid:durableId="1309824923">
    <w:abstractNumId w:val="39"/>
  </w:num>
  <w:num w:numId="137" w16cid:durableId="416560153">
    <w:abstractNumId w:val="76"/>
  </w:num>
  <w:num w:numId="138" w16cid:durableId="29064856">
    <w:abstractNumId w:val="115"/>
  </w:num>
  <w:num w:numId="139" w16cid:durableId="1847748688">
    <w:abstractNumId w:val="79"/>
  </w:num>
  <w:num w:numId="140" w16cid:durableId="4669450">
    <w:abstractNumId w:val="91"/>
  </w:num>
  <w:num w:numId="141" w16cid:durableId="581332095">
    <w:abstractNumId w:val="78"/>
  </w:num>
  <w:num w:numId="142" w16cid:durableId="1866166796">
    <w:abstractNumId w:val="134"/>
  </w:num>
  <w:num w:numId="143" w16cid:durableId="1642881232">
    <w:abstractNumId w:val="54"/>
  </w:num>
  <w:num w:numId="144" w16cid:durableId="1292400013">
    <w:abstractNumId w:val="6"/>
  </w:num>
  <w:num w:numId="145" w16cid:durableId="1124539166">
    <w:abstractNumId w:val="156"/>
  </w:num>
  <w:num w:numId="146" w16cid:durableId="1881433556">
    <w:abstractNumId w:val="146"/>
  </w:num>
  <w:num w:numId="147" w16cid:durableId="237594540">
    <w:abstractNumId w:val="4"/>
  </w:num>
  <w:num w:numId="148" w16cid:durableId="1555501112">
    <w:abstractNumId w:val="153"/>
  </w:num>
  <w:num w:numId="149" w16cid:durableId="284237800">
    <w:abstractNumId w:val="69"/>
  </w:num>
  <w:num w:numId="150" w16cid:durableId="951015650">
    <w:abstractNumId w:val="36"/>
  </w:num>
  <w:num w:numId="151" w16cid:durableId="937057357">
    <w:abstractNumId w:val="96"/>
  </w:num>
  <w:num w:numId="152" w16cid:durableId="1390685048">
    <w:abstractNumId w:val="152"/>
  </w:num>
  <w:num w:numId="153" w16cid:durableId="715856117">
    <w:abstractNumId w:val="58"/>
  </w:num>
  <w:num w:numId="154" w16cid:durableId="1124498309">
    <w:abstractNumId w:val="19"/>
  </w:num>
  <w:num w:numId="155" w16cid:durableId="610628817">
    <w:abstractNumId w:val="149"/>
  </w:num>
  <w:num w:numId="156" w16cid:durableId="607397573">
    <w:abstractNumId w:val="11"/>
  </w:num>
  <w:num w:numId="157" w16cid:durableId="1199318502">
    <w:abstractNumId w:val="33"/>
  </w:num>
  <w:num w:numId="158" w16cid:durableId="1867913274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bricio David Galarza Piedrahita">
    <w15:presenceInfo w15:providerId="Windows Live" w15:userId="32f76fcf487361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49"/>
    <w:rsid w:val="000242AF"/>
    <w:rsid w:val="000A7294"/>
    <w:rsid w:val="000D52A0"/>
    <w:rsid w:val="000F52A5"/>
    <w:rsid w:val="0016400F"/>
    <w:rsid w:val="001D78DB"/>
    <w:rsid w:val="002F43C6"/>
    <w:rsid w:val="0046738D"/>
    <w:rsid w:val="0047069C"/>
    <w:rsid w:val="004F1FEC"/>
    <w:rsid w:val="006009BE"/>
    <w:rsid w:val="00635BBD"/>
    <w:rsid w:val="00680D39"/>
    <w:rsid w:val="006F3CDD"/>
    <w:rsid w:val="00714687"/>
    <w:rsid w:val="007213FB"/>
    <w:rsid w:val="0077252B"/>
    <w:rsid w:val="00832537"/>
    <w:rsid w:val="0084704E"/>
    <w:rsid w:val="008977AB"/>
    <w:rsid w:val="008B2CE6"/>
    <w:rsid w:val="00A307D4"/>
    <w:rsid w:val="00AF1326"/>
    <w:rsid w:val="00B15215"/>
    <w:rsid w:val="00BF2B08"/>
    <w:rsid w:val="00BF64AD"/>
    <w:rsid w:val="00C76F73"/>
    <w:rsid w:val="00CB2649"/>
    <w:rsid w:val="00CE0AB0"/>
    <w:rsid w:val="00D3526B"/>
    <w:rsid w:val="00D65FF7"/>
    <w:rsid w:val="00DA3491"/>
    <w:rsid w:val="00E83317"/>
    <w:rsid w:val="00E83D3C"/>
    <w:rsid w:val="00EB0840"/>
    <w:rsid w:val="00EC4954"/>
    <w:rsid w:val="00FA2DF3"/>
    <w:rsid w:val="00FA5DCA"/>
    <w:rsid w:val="00FD4240"/>
    <w:rsid w:val="00FD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AD269"/>
  <w15:chartTrackingRefBased/>
  <w15:docId w15:val="{F001D01E-3C93-49E7-947C-FBE689BC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2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2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2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6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6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6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26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6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6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264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26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2649"/>
  </w:style>
  <w:style w:type="paragraph" w:styleId="Piedepgina">
    <w:name w:val="footer"/>
    <w:basedOn w:val="Normal"/>
    <w:link w:val="PiedepginaCar"/>
    <w:uiPriority w:val="99"/>
    <w:unhideWhenUsed/>
    <w:rsid w:val="00CB26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2649"/>
  </w:style>
  <w:style w:type="paragraph" w:styleId="Sinespaciado">
    <w:name w:val="No Spacing"/>
    <w:uiPriority w:val="1"/>
    <w:qFormat/>
    <w:rsid w:val="00FA5DCA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B15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F3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4706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FED68-2DCD-468C-9107-142E9C707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1288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9</cp:revision>
  <dcterms:created xsi:type="dcterms:W3CDTF">2026-03-11T23:04:00Z</dcterms:created>
  <dcterms:modified xsi:type="dcterms:W3CDTF">2026-04-15T00:59:00Z</dcterms:modified>
</cp:coreProperties>
</file>