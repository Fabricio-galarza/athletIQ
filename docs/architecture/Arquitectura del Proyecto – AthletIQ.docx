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B3F2" w14:textId="77777777" w:rsidR="00EA7909" w:rsidRDefault="00EA7909" w:rsidP="00EA7909"/>
    <w:p w14:paraId="52FD396A" w14:textId="6DFFBA48" w:rsidR="00EA7909" w:rsidRDefault="00EA7909" w:rsidP="00EA7909">
      <w:pPr>
        <w:pStyle w:val="Ttulo1"/>
      </w:pPr>
      <w:r w:rsidRPr="00EA7909">
        <w:t>Arquitectura del Proyecto – AthletIQ</w:t>
      </w:r>
    </w:p>
    <w:p w14:paraId="1A5550AF" w14:textId="1DF82056" w:rsidR="00EA7909" w:rsidRPr="00EA7909" w:rsidRDefault="00EA7909" w:rsidP="00EA7909">
      <w:r w:rsidRPr="00EA7909">
        <w:pict w14:anchorId="27F1024B">
          <v:rect id="_x0000_i1187" style="width:0;height:1.5pt" o:hralign="center" o:hrstd="t" o:hr="t" fillcolor="#a0a0a0" stroked="f"/>
        </w:pict>
      </w:r>
    </w:p>
    <w:p w14:paraId="56051699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1. Propósito</w:t>
      </w:r>
    </w:p>
    <w:p w14:paraId="1C40E14C" w14:textId="77777777" w:rsidR="00EA7909" w:rsidRPr="00EA7909" w:rsidRDefault="00EA7909" w:rsidP="00EA7909">
      <w:r w:rsidRPr="00EA7909">
        <w:t>Este documento define la arquitectura base del sistema AthletIQ, incluyendo la organización del código, la separación por microservicios y las decisiones tecnológicas adoptadas para garantizar escalabilidad, mantenibilidad y alto rendimiento.</w:t>
      </w:r>
    </w:p>
    <w:p w14:paraId="000FE1CD" w14:textId="77777777" w:rsidR="00EA7909" w:rsidRPr="00EA7909" w:rsidRDefault="00EA7909" w:rsidP="00EA7909">
      <w:r w:rsidRPr="00EA7909">
        <w:pict w14:anchorId="63F1BC7A">
          <v:rect id="_x0000_i1188" style="width:0;height:1.5pt" o:hralign="center" o:hrstd="t" o:hr="t" fillcolor="#a0a0a0" stroked="f"/>
        </w:pict>
      </w:r>
    </w:p>
    <w:p w14:paraId="7C5629FE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2. Visión General de la Arquitectura</w:t>
      </w:r>
    </w:p>
    <w:p w14:paraId="10960225" w14:textId="77777777" w:rsidR="00EA7909" w:rsidRPr="00EA7909" w:rsidRDefault="00EA7909" w:rsidP="00EA7909">
      <w:r w:rsidRPr="00EA7909">
        <w:t xml:space="preserve">AthletIQ se construye como una plataforma SaaS basada en una arquitectura de </w:t>
      </w:r>
      <w:r w:rsidRPr="00EA7909">
        <w:rPr>
          <w:b/>
          <w:bCs/>
        </w:rPr>
        <w:t>microservicios</w:t>
      </w:r>
      <w:r w:rsidRPr="00EA7909">
        <w:t>, donde cada módulo funcional opera como un servicio independiente.</w:t>
      </w:r>
    </w:p>
    <w:p w14:paraId="65DCF2EC" w14:textId="77777777" w:rsidR="00EA7909" w:rsidRPr="00EA7909" w:rsidRDefault="00EA7909" w:rsidP="00EA7909">
      <w:r w:rsidRPr="00EA7909">
        <w:t>Esto permite:</w:t>
      </w:r>
    </w:p>
    <w:p w14:paraId="68602B63" w14:textId="77777777" w:rsidR="00EA7909" w:rsidRPr="00EA7909" w:rsidRDefault="00EA7909" w:rsidP="00EA7909">
      <w:pPr>
        <w:numPr>
          <w:ilvl w:val="0"/>
          <w:numId w:val="127"/>
        </w:numPr>
      </w:pPr>
      <w:r w:rsidRPr="00EA7909">
        <w:t>Escalar módulos de forma independiente</w:t>
      </w:r>
    </w:p>
    <w:p w14:paraId="4C6D6522" w14:textId="77777777" w:rsidR="00EA7909" w:rsidRPr="00EA7909" w:rsidRDefault="00EA7909" w:rsidP="00EA7909">
      <w:pPr>
        <w:numPr>
          <w:ilvl w:val="0"/>
          <w:numId w:val="127"/>
        </w:numPr>
      </w:pPr>
      <w:r w:rsidRPr="00EA7909">
        <w:t>Desplegar servicios sin afectar otros</w:t>
      </w:r>
    </w:p>
    <w:p w14:paraId="1BCD9FF9" w14:textId="77777777" w:rsidR="00EA7909" w:rsidRPr="00EA7909" w:rsidRDefault="00EA7909" w:rsidP="00EA7909">
      <w:pPr>
        <w:numPr>
          <w:ilvl w:val="0"/>
          <w:numId w:val="127"/>
        </w:numPr>
      </w:pPr>
      <w:r w:rsidRPr="00EA7909">
        <w:t>Separar responsabilidades claramente</w:t>
      </w:r>
    </w:p>
    <w:p w14:paraId="3A7EC609" w14:textId="77777777" w:rsidR="00EA7909" w:rsidRPr="00EA7909" w:rsidRDefault="00EA7909" w:rsidP="00EA7909">
      <w:pPr>
        <w:numPr>
          <w:ilvl w:val="0"/>
          <w:numId w:val="127"/>
        </w:numPr>
      </w:pPr>
      <w:r w:rsidRPr="00EA7909">
        <w:t>Facilitar mantenimiento y evolución del sistema</w:t>
      </w:r>
    </w:p>
    <w:p w14:paraId="2C80120D" w14:textId="77777777" w:rsidR="00EA7909" w:rsidRPr="00EA7909" w:rsidRDefault="00EA7909" w:rsidP="00EA7909">
      <w:r w:rsidRPr="00EA7909">
        <w:pict w14:anchorId="4BD88E3A">
          <v:rect id="_x0000_i1189" style="width:0;height:1.5pt" o:hralign="center" o:hrstd="t" o:hr="t" fillcolor="#a0a0a0" stroked="f"/>
        </w:pict>
      </w:r>
    </w:p>
    <w:p w14:paraId="48413AD7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3. Estructura del Proyecto</w:t>
      </w:r>
    </w:p>
    <w:p w14:paraId="097B13D7" w14:textId="77777777" w:rsidR="00EA7909" w:rsidRPr="00EA7909" w:rsidRDefault="00EA7909" w:rsidP="00EA7909">
      <w:r w:rsidRPr="00EA7909">
        <w:t>A nivel de repositorio, la plataforma se organiza de la siguiente manera:</w:t>
      </w:r>
    </w:p>
    <w:p w14:paraId="51B4C864" w14:textId="703D173E" w:rsidR="00EA7909" w:rsidRPr="00EA7909" w:rsidRDefault="00EA7909" w:rsidP="00EA7909">
      <w:r w:rsidRPr="00EA7909">
        <w:t>athletiq/</w:t>
      </w:r>
      <w:r w:rsidRPr="00EA7909">
        <w:br/>
      </w:r>
      <w:r>
        <w:t xml:space="preserve"> </w:t>
      </w:r>
      <w:r w:rsidRPr="00EA7909">
        <w:t>│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 xml:space="preserve">core-service/        </w:t>
      </w:r>
      <w:r>
        <w:t xml:space="preserve"> </w:t>
      </w:r>
      <w:r w:rsidRPr="00EA7909">
        <w:t># Servicio principal (Django)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 xml:space="preserve">train-service/       </w:t>
      </w:r>
      <w:r>
        <w:t xml:space="preserve">  </w:t>
      </w:r>
      <w:r w:rsidRPr="00EA7909">
        <w:t># Servicio de entrenamiento (FastAPI)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>arena-service/       # Servicio de retos (FastAPI)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>events-service/      # Servicio de competencias (FastAPI)</w:t>
      </w:r>
      <w:r w:rsidRPr="00EA7909">
        <w:br/>
      </w:r>
      <w:r>
        <w:t xml:space="preserve"> </w:t>
      </w:r>
      <w:r w:rsidRPr="00EA7909">
        <w:t>│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>api-gateway/         # Gateway de acceso (futuro)</w:t>
      </w:r>
      <w:r w:rsidRPr="00EA7909">
        <w:br/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t xml:space="preserve">shared/              </w:t>
      </w:r>
      <w:r>
        <w:t xml:space="preserve">    </w:t>
      </w:r>
      <w:r w:rsidRPr="00EA7909">
        <w:t># Librerías compartidas</w:t>
      </w:r>
      <w:r w:rsidRPr="00EA7909">
        <w:br/>
      </w:r>
      <w:r>
        <w:t xml:space="preserve"> </w:t>
      </w:r>
      <w:r w:rsidRPr="00EA7909">
        <w:t xml:space="preserve">└── infra/               </w:t>
      </w:r>
      <w:r>
        <w:t xml:space="preserve">  </w:t>
      </w:r>
      <w:r w:rsidRPr="00EA7909">
        <w:t># Configuración de infraestructura (Docker, etc.)</w:t>
      </w:r>
    </w:p>
    <w:p w14:paraId="1F788164" w14:textId="77777777" w:rsidR="00EA7909" w:rsidRPr="00EA7909" w:rsidRDefault="00EA7909" w:rsidP="00EA7909">
      <w:r w:rsidRPr="00EA7909">
        <w:lastRenderedPageBreak/>
        <w:pict w14:anchorId="4DD53537">
          <v:rect id="_x0000_i1190" style="width:0;height:1.5pt" o:hralign="center" o:hrstd="t" o:hr="t" fillcolor="#a0a0a0" stroked="f"/>
        </w:pict>
      </w:r>
    </w:p>
    <w:p w14:paraId="6D08A3BB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4. Definición por Niveles</w:t>
      </w:r>
    </w:p>
    <w:p w14:paraId="7F7E24EE" w14:textId="77777777" w:rsidR="00EA7909" w:rsidRPr="00EA7909" w:rsidRDefault="00EA7909" w:rsidP="00EA7909">
      <w:r w:rsidRPr="00EA7909">
        <w:pict w14:anchorId="07675946">
          <v:rect id="_x0000_i1191" style="width:0;height:1.5pt" o:hralign="center" o:hrstd="t" o:hr="t" fillcolor="#a0a0a0" stroked="f"/>
        </w:pict>
      </w:r>
    </w:p>
    <w:p w14:paraId="255BC329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4.1 Nivel Producto</w:t>
      </w:r>
    </w:p>
    <w:p w14:paraId="4C5AC9BF" w14:textId="77777777" w:rsidR="00EA7909" w:rsidRPr="00EA7909" w:rsidRDefault="00EA7909" w:rsidP="00EA7909">
      <w:r w:rsidRPr="00EA7909">
        <w:t>AthletIQ es el producto completo que integra todos los servicios.</w:t>
      </w:r>
    </w:p>
    <w:p w14:paraId="51FA73A9" w14:textId="77777777" w:rsidR="00EA7909" w:rsidRPr="00EA7909" w:rsidRDefault="00EA7909" w:rsidP="00EA7909">
      <w:r w:rsidRPr="00EA7909">
        <w:t>AthletIQ = Core + Train + Arena + Events</w:t>
      </w:r>
    </w:p>
    <w:p w14:paraId="1033FAFB" w14:textId="77777777" w:rsidR="00EA7909" w:rsidRPr="00EA7909" w:rsidRDefault="00EA7909" w:rsidP="00EA7909">
      <w:r w:rsidRPr="00EA7909">
        <w:pict w14:anchorId="22D88130">
          <v:rect id="_x0000_i1192" style="width:0;height:1.5pt" o:hralign="center" o:hrstd="t" o:hr="t" fillcolor="#a0a0a0" stroked="f"/>
        </w:pict>
      </w:r>
    </w:p>
    <w:p w14:paraId="353027D5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4.2 Nivel Servicios (Microservicios)</w:t>
      </w:r>
    </w:p>
    <w:p w14:paraId="1374D625" w14:textId="77777777" w:rsidR="00EA7909" w:rsidRPr="00EA7909" w:rsidRDefault="00EA7909" w:rsidP="00EA7909">
      <w:r w:rsidRPr="00EA7909">
        <w:t>Cada carpeta principal representa un servicio independiente: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760"/>
      </w:tblGrid>
      <w:tr w:rsidR="00EA7909" w:rsidRPr="00EA7909" w14:paraId="358CA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81306" w14:textId="77777777" w:rsidR="00EA7909" w:rsidRPr="00EA7909" w:rsidRDefault="00EA7909" w:rsidP="00EA7909">
            <w:pPr>
              <w:rPr>
                <w:b/>
                <w:bCs/>
              </w:rPr>
            </w:pPr>
            <w:r w:rsidRPr="00EA7909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5C0E8EE4" w14:textId="77777777" w:rsidR="00EA7909" w:rsidRPr="00EA7909" w:rsidRDefault="00EA7909" w:rsidP="00EA7909">
            <w:pPr>
              <w:rPr>
                <w:b/>
                <w:bCs/>
              </w:rPr>
            </w:pPr>
            <w:r w:rsidRPr="00EA7909">
              <w:rPr>
                <w:b/>
                <w:bCs/>
              </w:rPr>
              <w:t>Responsabilidad</w:t>
            </w:r>
          </w:p>
        </w:tc>
      </w:tr>
      <w:tr w:rsidR="00EA7909" w:rsidRPr="00EA7909" w14:paraId="324E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3001" w14:textId="77777777" w:rsidR="00EA7909" w:rsidRPr="00EA7909" w:rsidRDefault="00EA7909" w:rsidP="00EA7909">
            <w:r w:rsidRPr="00EA7909">
              <w:t>core-service</w:t>
            </w:r>
          </w:p>
        </w:tc>
        <w:tc>
          <w:tcPr>
            <w:tcW w:w="0" w:type="auto"/>
            <w:vAlign w:val="center"/>
            <w:hideMark/>
          </w:tcPr>
          <w:p w14:paraId="54148568" w14:textId="77777777" w:rsidR="00EA7909" w:rsidRPr="00EA7909" w:rsidRDefault="00EA7909" w:rsidP="00EA7909">
            <w:r w:rsidRPr="00EA7909">
              <w:t>Gestión de usuarios, planes, permisos, configuración</w:t>
            </w:r>
          </w:p>
        </w:tc>
      </w:tr>
      <w:tr w:rsidR="00EA7909" w:rsidRPr="00EA7909" w14:paraId="590F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D881" w14:textId="77777777" w:rsidR="00EA7909" w:rsidRPr="00EA7909" w:rsidRDefault="00EA7909" w:rsidP="00EA7909">
            <w:r w:rsidRPr="00EA7909">
              <w:t>train-service</w:t>
            </w:r>
          </w:p>
        </w:tc>
        <w:tc>
          <w:tcPr>
            <w:tcW w:w="0" w:type="auto"/>
            <w:vAlign w:val="center"/>
            <w:hideMark/>
          </w:tcPr>
          <w:p w14:paraId="5F0189C7" w14:textId="77777777" w:rsidR="00EA7909" w:rsidRPr="00EA7909" w:rsidRDefault="00EA7909" w:rsidP="00EA7909">
            <w:r w:rsidRPr="00EA7909">
              <w:t>Lógica de entrenamiento adaptativo</w:t>
            </w:r>
          </w:p>
        </w:tc>
      </w:tr>
      <w:tr w:rsidR="00EA7909" w:rsidRPr="00EA7909" w14:paraId="6CBB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AA68" w14:textId="77777777" w:rsidR="00EA7909" w:rsidRPr="00EA7909" w:rsidRDefault="00EA7909" w:rsidP="00EA7909">
            <w:r w:rsidRPr="00EA7909">
              <w:t>arena-service</w:t>
            </w:r>
          </w:p>
        </w:tc>
        <w:tc>
          <w:tcPr>
            <w:tcW w:w="0" w:type="auto"/>
            <w:vAlign w:val="center"/>
            <w:hideMark/>
          </w:tcPr>
          <w:p w14:paraId="58BD2ED9" w14:textId="77777777" w:rsidR="00EA7909" w:rsidRPr="00EA7909" w:rsidRDefault="00EA7909" w:rsidP="00EA7909">
            <w:r w:rsidRPr="00EA7909">
              <w:t>Gestión de retos</w:t>
            </w:r>
          </w:p>
        </w:tc>
      </w:tr>
      <w:tr w:rsidR="00EA7909" w:rsidRPr="00EA7909" w14:paraId="27E1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97C2" w14:textId="77777777" w:rsidR="00EA7909" w:rsidRPr="00EA7909" w:rsidRDefault="00EA7909" w:rsidP="00EA7909">
            <w:r w:rsidRPr="00EA7909">
              <w:t>events-service</w:t>
            </w:r>
          </w:p>
        </w:tc>
        <w:tc>
          <w:tcPr>
            <w:tcW w:w="0" w:type="auto"/>
            <w:vAlign w:val="center"/>
            <w:hideMark/>
          </w:tcPr>
          <w:p w14:paraId="40A8D434" w14:textId="77777777" w:rsidR="00EA7909" w:rsidRPr="00EA7909" w:rsidRDefault="00EA7909" w:rsidP="00EA7909">
            <w:r w:rsidRPr="00EA7909">
              <w:t>Gestión de competencias</w:t>
            </w:r>
          </w:p>
        </w:tc>
      </w:tr>
    </w:tbl>
    <w:p w14:paraId="173DFDAB" w14:textId="77777777" w:rsidR="00EA7909" w:rsidRPr="00EA7909" w:rsidRDefault="00EA7909" w:rsidP="00EA7909">
      <w:r w:rsidRPr="00EA7909">
        <w:t>Cada servicio:</w:t>
      </w:r>
    </w:p>
    <w:p w14:paraId="40394B0F" w14:textId="77777777" w:rsidR="00EA7909" w:rsidRPr="00EA7909" w:rsidRDefault="00EA7909" w:rsidP="00EA7909">
      <w:pPr>
        <w:numPr>
          <w:ilvl w:val="0"/>
          <w:numId w:val="128"/>
        </w:numPr>
      </w:pPr>
      <w:r w:rsidRPr="00EA7909">
        <w:t>Tiene su propio código</w:t>
      </w:r>
    </w:p>
    <w:p w14:paraId="7101524B" w14:textId="77777777" w:rsidR="00EA7909" w:rsidRPr="00EA7909" w:rsidRDefault="00EA7909" w:rsidP="00EA7909">
      <w:pPr>
        <w:numPr>
          <w:ilvl w:val="0"/>
          <w:numId w:val="128"/>
        </w:numPr>
      </w:pPr>
      <w:r w:rsidRPr="00EA7909">
        <w:t>Puede desplegarse de forma independiente</w:t>
      </w:r>
    </w:p>
    <w:p w14:paraId="5ABEEAE6" w14:textId="77777777" w:rsidR="00EA7909" w:rsidRPr="00EA7909" w:rsidRDefault="00EA7909" w:rsidP="00EA7909">
      <w:pPr>
        <w:numPr>
          <w:ilvl w:val="0"/>
          <w:numId w:val="128"/>
        </w:numPr>
      </w:pPr>
      <w:r w:rsidRPr="00EA7909">
        <w:t>Puede escalar de forma independiente</w:t>
      </w:r>
    </w:p>
    <w:p w14:paraId="694669DF" w14:textId="77777777" w:rsidR="00EA7909" w:rsidRPr="00EA7909" w:rsidRDefault="00EA7909" w:rsidP="00EA7909">
      <w:r w:rsidRPr="00EA7909">
        <w:pict w14:anchorId="66E0CF19">
          <v:rect id="_x0000_i1193" style="width:0;height:1.5pt" o:hralign="center" o:hrstd="t" o:hr="t" fillcolor="#a0a0a0" stroked="f"/>
        </w:pict>
      </w:r>
    </w:p>
    <w:p w14:paraId="4D587491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4.3 Nivel Aplicación (Django Apps)</w:t>
      </w:r>
    </w:p>
    <w:p w14:paraId="557CAF5F" w14:textId="77777777" w:rsidR="00EA7909" w:rsidRPr="00EA7909" w:rsidRDefault="00EA7909" w:rsidP="00EA7909">
      <w:r w:rsidRPr="00EA7909">
        <w:t>Dentro de core-service, se utiliza Django con múltiples aplicaciones internas:</w:t>
      </w:r>
    </w:p>
    <w:p w14:paraId="2B60C168" w14:textId="77777777" w:rsidR="00EA7909" w:rsidRPr="00EA7909" w:rsidRDefault="00EA7909" w:rsidP="00EA7909">
      <w:r w:rsidRPr="00EA7909">
        <w:t>core-service/</w:t>
      </w:r>
      <w:r w:rsidRPr="00EA7909">
        <w:br/>
        <w:t xml:space="preserve"> └── django_project/</w:t>
      </w:r>
      <w:r w:rsidRPr="00EA7909">
        <w:br/>
        <w:t xml:space="preserve">      </w:t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rPr>
          <w:rFonts w:ascii="Calibri" w:hAnsi="Calibri" w:cs="Calibri"/>
        </w:rPr>
        <w:t>──</w:t>
      </w:r>
      <w:r w:rsidRPr="00EA7909">
        <w:t xml:space="preserve"> users/</w:t>
      </w:r>
      <w:r w:rsidRPr="00EA7909">
        <w:br/>
        <w:t xml:space="preserve">      </w:t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rPr>
          <w:rFonts w:ascii="Calibri" w:hAnsi="Calibri" w:cs="Calibri"/>
        </w:rPr>
        <w:t>──</w:t>
      </w:r>
      <w:r w:rsidRPr="00EA7909">
        <w:t xml:space="preserve"> plans/</w:t>
      </w:r>
      <w:r w:rsidRPr="00EA7909">
        <w:br/>
        <w:t xml:space="preserve">      </w:t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rPr>
          <w:rFonts w:ascii="Calibri" w:hAnsi="Calibri" w:cs="Calibri"/>
        </w:rPr>
        <w:t>──</w:t>
      </w:r>
      <w:r w:rsidRPr="00EA7909">
        <w:t xml:space="preserve"> permissions/</w:t>
      </w:r>
      <w:r w:rsidRPr="00EA7909">
        <w:br/>
      </w:r>
      <w:r w:rsidRPr="00EA7909">
        <w:lastRenderedPageBreak/>
        <w:t xml:space="preserve">      </w:t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rPr>
          <w:rFonts w:ascii="Calibri" w:hAnsi="Calibri" w:cs="Calibri"/>
        </w:rPr>
        <w:t>──</w:t>
      </w:r>
      <w:r w:rsidRPr="00EA7909">
        <w:t xml:space="preserve"> sports/</w:t>
      </w:r>
      <w:r w:rsidRPr="00EA7909">
        <w:br/>
        <w:t xml:space="preserve">      </w:t>
      </w:r>
      <w:r w:rsidRPr="00EA7909">
        <w:rPr>
          <w:rFonts w:ascii="MS Gothic" w:eastAsia="MS Gothic" w:hAnsi="MS Gothic" w:cs="MS Gothic" w:hint="eastAsia"/>
        </w:rPr>
        <w:t>├</w:t>
      </w:r>
      <w:r w:rsidRPr="00EA7909">
        <w:rPr>
          <w:rFonts w:ascii="Calibri" w:hAnsi="Calibri" w:cs="Calibri"/>
        </w:rPr>
        <w:t>──</w:t>
      </w:r>
      <w:r w:rsidRPr="00EA7909">
        <w:t xml:space="preserve"> forms/</w:t>
      </w:r>
    </w:p>
    <w:p w14:paraId="39E869DB" w14:textId="77777777" w:rsidR="00EA7909" w:rsidRPr="00EA7909" w:rsidRDefault="00EA7909" w:rsidP="00EA7909">
      <w:r w:rsidRPr="00EA7909">
        <w:t>Estas aplicaciones representan dominios funcionales dentro del Core.</w:t>
      </w:r>
    </w:p>
    <w:p w14:paraId="2431BD71" w14:textId="77777777" w:rsidR="00EA7909" w:rsidRPr="00EA7909" w:rsidRDefault="00EA7909" w:rsidP="00EA7909">
      <w:r w:rsidRPr="00EA7909">
        <w:pict w14:anchorId="5975E8EB">
          <v:rect id="_x0000_i1194" style="width:0;height:1.5pt" o:hralign="center" o:hrstd="t" o:hr="t" fillcolor="#a0a0a0" stroked="f"/>
        </w:pict>
      </w:r>
    </w:p>
    <w:p w14:paraId="233D6B73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5. Stack Tecnológico</w:t>
      </w:r>
    </w:p>
    <w:p w14:paraId="064FD4A0" w14:textId="77777777" w:rsidR="00EA7909" w:rsidRPr="00EA7909" w:rsidRDefault="00EA7909" w:rsidP="00EA7909">
      <w:r w:rsidRPr="00EA7909">
        <w:pict w14:anchorId="1B755C5C">
          <v:rect id="_x0000_i1195" style="width:0;height:1.5pt" o:hralign="center" o:hrstd="t" o:hr="t" fillcolor="#a0a0a0" stroked="f"/>
        </w:pict>
      </w:r>
    </w:p>
    <w:p w14:paraId="3F9CBA4B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5.1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080"/>
      </w:tblGrid>
      <w:tr w:rsidR="00EA7909" w:rsidRPr="00EA7909" w14:paraId="177F5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3A39D" w14:textId="77777777" w:rsidR="00EA7909" w:rsidRPr="00EA7909" w:rsidRDefault="00EA7909" w:rsidP="00EA7909">
            <w:pPr>
              <w:rPr>
                <w:b/>
                <w:bCs/>
              </w:rPr>
            </w:pPr>
            <w:r w:rsidRPr="00EA7909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2C8AC1A" w14:textId="77777777" w:rsidR="00EA7909" w:rsidRPr="00EA7909" w:rsidRDefault="00EA7909" w:rsidP="00EA7909">
            <w:pPr>
              <w:rPr>
                <w:b/>
                <w:bCs/>
              </w:rPr>
            </w:pPr>
            <w:r w:rsidRPr="00EA7909">
              <w:rPr>
                <w:b/>
                <w:bCs/>
              </w:rPr>
              <w:t>Tecnología</w:t>
            </w:r>
          </w:p>
        </w:tc>
      </w:tr>
      <w:tr w:rsidR="00EA7909" w:rsidRPr="00EA7909" w14:paraId="66694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BA2D" w14:textId="77777777" w:rsidR="00EA7909" w:rsidRPr="00EA7909" w:rsidRDefault="00EA7909" w:rsidP="00EA7909">
            <w:r w:rsidRPr="00EA7909">
              <w:t>Core</w:t>
            </w:r>
          </w:p>
        </w:tc>
        <w:tc>
          <w:tcPr>
            <w:tcW w:w="0" w:type="auto"/>
            <w:vAlign w:val="center"/>
            <w:hideMark/>
          </w:tcPr>
          <w:p w14:paraId="6125137B" w14:textId="77777777" w:rsidR="00EA7909" w:rsidRPr="00EA7909" w:rsidRDefault="00EA7909" w:rsidP="00EA7909">
            <w:r w:rsidRPr="00EA7909">
              <w:t>Django + Django REST Framework</w:t>
            </w:r>
          </w:p>
        </w:tc>
      </w:tr>
      <w:tr w:rsidR="00EA7909" w:rsidRPr="00EA7909" w14:paraId="6946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C7B0" w14:textId="77777777" w:rsidR="00EA7909" w:rsidRPr="00EA7909" w:rsidRDefault="00EA7909" w:rsidP="00EA7909">
            <w:r w:rsidRPr="00EA7909">
              <w:t>Servicios (Train, Arena, Events)</w:t>
            </w:r>
          </w:p>
        </w:tc>
        <w:tc>
          <w:tcPr>
            <w:tcW w:w="0" w:type="auto"/>
            <w:vAlign w:val="center"/>
            <w:hideMark/>
          </w:tcPr>
          <w:p w14:paraId="6319A119" w14:textId="77777777" w:rsidR="00EA7909" w:rsidRPr="00EA7909" w:rsidRDefault="00EA7909" w:rsidP="00EA7909">
            <w:r w:rsidRPr="00EA7909">
              <w:t>FastAPI</w:t>
            </w:r>
          </w:p>
        </w:tc>
      </w:tr>
      <w:tr w:rsidR="00EA7909" w:rsidRPr="00EA7909" w14:paraId="3DC01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F2A9" w14:textId="77777777" w:rsidR="00EA7909" w:rsidRPr="00EA7909" w:rsidRDefault="00EA7909" w:rsidP="00EA7909">
            <w:r w:rsidRPr="00EA7909">
              <w:t>Servidor</w:t>
            </w:r>
          </w:p>
        </w:tc>
        <w:tc>
          <w:tcPr>
            <w:tcW w:w="0" w:type="auto"/>
            <w:vAlign w:val="center"/>
            <w:hideMark/>
          </w:tcPr>
          <w:p w14:paraId="46622206" w14:textId="77777777" w:rsidR="00EA7909" w:rsidRPr="00EA7909" w:rsidRDefault="00EA7909" w:rsidP="00EA7909">
            <w:r w:rsidRPr="00EA7909">
              <w:t>Uvicorn / Gunicorn</w:t>
            </w:r>
          </w:p>
        </w:tc>
      </w:tr>
    </w:tbl>
    <w:p w14:paraId="0D5FA73E" w14:textId="77777777" w:rsidR="00EA7909" w:rsidRPr="00EA7909" w:rsidRDefault="00EA7909" w:rsidP="00EA7909">
      <w:r w:rsidRPr="00EA7909">
        <w:pict w14:anchorId="0064F8DD">
          <v:rect id="_x0000_i1196" style="width:0;height:1.5pt" o:hralign="center" o:hrstd="t" o:hr="t" fillcolor="#a0a0a0" stroked="f"/>
        </w:pict>
      </w:r>
    </w:p>
    <w:p w14:paraId="299FACF9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5.2 Base de Datos</w:t>
      </w:r>
    </w:p>
    <w:p w14:paraId="6DBB8FD1" w14:textId="77777777" w:rsidR="00EA7909" w:rsidRPr="00EA7909" w:rsidRDefault="00EA7909" w:rsidP="00EA7909">
      <w:pPr>
        <w:numPr>
          <w:ilvl w:val="0"/>
          <w:numId w:val="129"/>
        </w:numPr>
      </w:pPr>
      <w:r w:rsidRPr="00EA7909">
        <w:t>PostgreSQL</w:t>
      </w:r>
    </w:p>
    <w:p w14:paraId="4F892A14" w14:textId="77777777" w:rsidR="00EA7909" w:rsidRPr="00EA7909" w:rsidRDefault="00EA7909" w:rsidP="00EA7909">
      <w:pPr>
        <w:numPr>
          <w:ilvl w:val="0"/>
          <w:numId w:val="129"/>
        </w:numPr>
      </w:pPr>
      <w:r w:rsidRPr="00EA7909">
        <w:t>Estrategia inicial:</w:t>
      </w:r>
    </w:p>
    <w:p w14:paraId="5C20237F" w14:textId="77777777" w:rsidR="00EA7909" w:rsidRPr="00EA7909" w:rsidRDefault="00EA7909" w:rsidP="00EA7909">
      <w:pPr>
        <w:numPr>
          <w:ilvl w:val="1"/>
          <w:numId w:val="129"/>
        </w:numPr>
      </w:pPr>
      <w:r w:rsidRPr="00EA7909">
        <w:t>Una sola base de datos</w:t>
      </w:r>
    </w:p>
    <w:p w14:paraId="57FE9DFF" w14:textId="77777777" w:rsidR="00EA7909" w:rsidRPr="00EA7909" w:rsidRDefault="00EA7909" w:rsidP="00EA7909">
      <w:pPr>
        <w:numPr>
          <w:ilvl w:val="1"/>
          <w:numId w:val="129"/>
        </w:numPr>
      </w:pPr>
      <w:r w:rsidRPr="00EA7909">
        <w:t>Un esquema por módulo (core, train, arena, events)</w:t>
      </w:r>
    </w:p>
    <w:p w14:paraId="5E0017D3" w14:textId="77777777" w:rsidR="00EA7909" w:rsidRPr="00EA7909" w:rsidRDefault="00EA7909" w:rsidP="00EA7909">
      <w:r w:rsidRPr="00EA7909">
        <w:pict w14:anchorId="3CABD5AE">
          <v:rect id="_x0000_i1197" style="width:0;height:1.5pt" o:hralign="center" o:hrstd="t" o:hr="t" fillcolor="#a0a0a0" stroked="f"/>
        </w:pict>
      </w:r>
    </w:p>
    <w:p w14:paraId="449EF1D6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5.3 Cache</w:t>
      </w:r>
    </w:p>
    <w:p w14:paraId="20B08612" w14:textId="77777777" w:rsidR="00EA7909" w:rsidRPr="00EA7909" w:rsidRDefault="00EA7909" w:rsidP="00EA7909">
      <w:pPr>
        <w:numPr>
          <w:ilvl w:val="0"/>
          <w:numId w:val="130"/>
        </w:numPr>
      </w:pPr>
      <w:r w:rsidRPr="00EA7909">
        <w:t>Redis</w:t>
      </w:r>
    </w:p>
    <w:p w14:paraId="2F142686" w14:textId="77777777" w:rsidR="00EA7909" w:rsidRPr="00EA7909" w:rsidRDefault="00EA7909" w:rsidP="00EA7909">
      <w:r w:rsidRPr="00EA7909">
        <w:t>Uso:</w:t>
      </w:r>
    </w:p>
    <w:p w14:paraId="3316AF2F" w14:textId="77777777" w:rsidR="00EA7909" w:rsidRPr="00EA7909" w:rsidRDefault="00EA7909" w:rsidP="00EA7909">
      <w:pPr>
        <w:numPr>
          <w:ilvl w:val="0"/>
          <w:numId w:val="131"/>
        </w:numPr>
      </w:pPr>
      <w:r w:rsidRPr="00EA7909">
        <w:t>Cache de contexto de usuario</w:t>
      </w:r>
    </w:p>
    <w:p w14:paraId="084B6303" w14:textId="77777777" w:rsidR="00EA7909" w:rsidRPr="00EA7909" w:rsidRDefault="00EA7909" w:rsidP="00EA7909">
      <w:pPr>
        <w:numPr>
          <w:ilvl w:val="0"/>
          <w:numId w:val="131"/>
        </w:numPr>
      </w:pPr>
      <w:r w:rsidRPr="00EA7909">
        <w:t>Gestión de sesiones</w:t>
      </w:r>
    </w:p>
    <w:p w14:paraId="4F2221C3" w14:textId="77777777" w:rsidR="00EA7909" w:rsidRPr="00EA7909" w:rsidRDefault="00EA7909" w:rsidP="00EA7909">
      <w:pPr>
        <w:numPr>
          <w:ilvl w:val="0"/>
          <w:numId w:val="131"/>
        </w:numPr>
      </w:pPr>
      <w:r w:rsidRPr="00EA7909">
        <w:t>Optimización de rendimiento</w:t>
      </w:r>
    </w:p>
    <w:p w14:paraId="6B760E1A" w14:textId="77777777" w:rsidR="00EA7909" w:rsidRPr="00EA7909" w:rsidRDefault="00EA7909" w:rsidP="00EA7909">
      <w:r w:rsidRPr="00EA7909">
        <w:pict w14:anchorId="2731522D">
          <v:rect id="_x0000_i1198" style="width:0;height:1.5pt" o:hralign="center" o:hrstd="t" o:hr="t" fillcolor="#a0a0a0" stroked="f"/>
        </w:pict>
      </w:r>
    </w:p>
    <w:p w14:paraId="2B07FA9A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lastRenderedPageBreak/>
        <w:t>5.4 Autenticación</w:t>
      </w:r>
    </w:p>
    <w:p w14:paraId="6C25A2DC" w14:textId="77777777" w:rsidR="00EA7909" w:rsidRPr="00EA7909" w:rsidRDefault="00EA7909" w:rsidP="00EA7909">
      <w:pPr>
        <w:numPr>
          <w:ilvl w:val="0"/>
          <w:numId w:val="132"/>
        </w:numPr>
      </w:pPr>
      <w:r w:rsidRPr="00EA7909">
        <w:t>JWT (JSON Web Tokens)</w:t>
      </w:r>
    </w:p>
    <w:p w14:paraId="7AE5C59C" w14:textId="77777777" w:rsidR="00EA7909" w:rsidRPr="00EA7909" w:rsidRDefault="00EA7909" w:rsidP="00EA7909">
      <w:r w:rsidRPr="00EA7909">
        <w:pict w14:anchorId="2A2A41AB">
          <v:rect id="_x0000_i1199" style="width:0;height:1.5pt" o:hralign="center" o:hrstd="t" o:hr="t" fillcolor="#a0a0a0" stroked="f"/>
        </w:pict>
      </w:r>
    </w:p>
    <w:p w14:paraId="5BDADCE5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5.5 Contenerización</w:t>
      </w:r>
    </w:p>
    <w:p w14:paraId="76591454" w14:textId="77777777" w:rsidR="00EA7909" w:rsidRPr="00EA7909" w:rsidRDefault="00EA7909" w:rsidP="00EA7909">
      <w:pPr>
        <w:numPr>
          <w:ilvl w:val="0"/>
          <w:numId w:val="133"/>
        </w:numPr>
      </w:pPr>
      <w:r w:rsidRPr="00EA7909">
        <w:t>Docker</w:t>
      </w:r>
    </w:p>
    <w:p w14:paraId="526DE43C" w14:textId="77777777" w:rsidR="00EA7909" w:rsidRPr="00EA7909" w:rsidRDefault="00EA7909" w:rsidP="00EA7909">
      <w:pPr>
        <w:numPr>
          <w:ilvl w:val="0"/>
          <w:numId w:val="133"/>
        </w:numPr>
      </w:pPr>
      <w:r w:rsidRPr="00EA7909">
        <w:t>Docker Compose (fase inicial)</w:t>
      </w:r>
    </w:p>
    <w:p w14:paraId="5CD9A63D" w14:textId="77777777" w:rsidR="00EA7909" w:rsidRPr="00EA7909" w:rsidRDefault="00EA7909" w:rsidP="00EA7909">
      <w:r w:rsidRPr="00EA7909">
        <w:pict w14:anchorId="3226153D">
          <v:rect id="_x0000_i1200" style="width:0;height:1.5pt" o:hralign="center" o:hrstd="t" o:hr="t" fillcolor="#a0a0a0" stroked="f"/>
        </w:pict>
      </w:r>
    </w:p>
    <w:p w14:paraId="24CB6733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6. Principios Arquitectónicos</w:t>
      </w:r>
    </w:p>
    <w:p w14:paraId="2A42DEBA" w14:textId="77777777" w:rsidR="00EA7909" w:rsidRPr="00EA7909" w:rsidRDefault="00EA7909" w:rsidP="00EA7909">
      <w:r w:rsidRPr="00EA7909">
        <w:pict w14:anchorId="7A099003">
          <v:rect id="_x0000_i1201" style="width:0;height:1.5pt" o:hralign="center" o:hrstd="t" o:hr="t" fillcolor="#a0a0a0" stroked="f"/>
        </w:pict>
      </w:r>
    </w:p>
    <w:p w14:paraId="62675F2F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6.1 Separación de Responsabilidades</w:t>
      </w:r>
    </w:p>
    <w:p w14:paraId="32BB7135" w14:textId="77777777" w:rsidR="00EA7909" w:rsidRPr="00EA7909" w:rsidRDefault="00EA7909" w:rsidP="00EA7909">
      <w:r w:rsidRPr="00EA7909">
        <w:t>Cada servicio tiene una única responsabilidad clara:</w:t>
      </w:r>
    </w:p>
    <w:p w14:paraId="5BF2BDA4" w14:textId="77777777" w:rsidR="00EA7909" w:rsidRPr="00EA7909" w:rsidRDefault="00EA7909" w:rsidP="00EA7909">
      <w:pPr>
        <w:numPr>
          <w:ilvl w:val="0"/>
          <w:numId w:val="134"/>
        </w:numPr>
      </w:pPr>
      <w:r w:rsidRPr="00EA7909">
        <w:t>Core: configuración y acceso</w:t>
      </w:r>
    </w:p>
    <w:p w14:paraId="0A62300C" w14:textId="77777777" w:rsidR="00EA7909" w:rsidRPr="00EA7909" w:rsidRDefault="00EA7909" w:rsidP="00EA7909">
      <w:pPr>
        <w:numPr>
          <w:ilvl w:val="0"/>
          <w:numId w:val="134"/>
        </w:numPr>
      </w:pPr>
      <w:r w:rsidRPr="00EA7909">
        <w:t>Train: lógica de entrenamiento</w:t>
      </w:r>
    </w:p>
    <w:p w14:paraId="73D9EC50" w14:textId="77777777" w:rsidR="00EA7909" w:rsidRPr="00EA7909" w:rsidRDefault="00EA7909" w:rsidP="00EA7909">
      <w:pPr>
        <w:numPr>
          <w:ilvl w:val="0"/>
          <w:numId w:val="134"/>
        </w:numPr>
      </w:pPr>
      <w:r w:rsidRPr="00EA7909">
        <w:t>Arena: retos</w:t>
      </w:r>
    </w:p>
    <w:p w14:paraId="0A4B9C7F" w14:textId="77777777" w:rsidR="00EA7909" w:rsidRPr="00EA7909" w:rsidRDefault="00EA7909" w:rsidP="00EA7909">
      <w:pPr>
        <w:numPr>
          <w:ilvl w:val="0"/>
          <w:numId w:val="134"/>
        </w:numPr>
      </w:pPr>
      <w:r w:rsidRPr="00EA7909">
        <w:t>Events: competencias</w:t>
      </w:r>
    </w:p>
    <w:p w14:paraId="11BF691D" w14:textId="77777777" w:rsidR="00EA7909" w:rsidRPr="00EA7909" w:rsidRDefault="00EA7909" w:rsidP="00EA7909">
      <w:r w:rsidRPr="00EA7909">
        <w:pict w14:anchorId="5BE6AE89">
          <v:rect id="_x0000_i1202" style="width:0;height:1.5pt" o:hralign="center" o:hrstd="t" o:hr="t" fillcolor="#a0a0a0" stroked="f"/>
        </w:pict>
      </w:r>
    </w:p>
    <w:p w14:paraId="7730411E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6.2 Independencia de Servicios</w:t>
      </w:r>
    </w:p>
    <w:p w14:paraId="113F15F6" w14:textId="77777777" w:rsidR="00EA7909" w:rsidRPr="00EA7909" w:rsidRDefault="00EA7909" w:rsidP="00EA7909">
      <w:r w:rsidRPr="00EA7909">
        <w:t>Los servicios:</w:t>
      </w:r>
    </w:p>
    <w:p w14:paraId="3C3A2DCC" w14:textId="77777777" w:rsidR="00EA7909" w:rsidRPr="00EA7909" w:rsidRDefault="00EA7909" w:rsidP="00EA7909">
      <w:pPr>
        <w:numPr>
          <w:ilvl w:val="0"/>
          <w:numId w:val="135"/>
        </w:numPr>
      </w:pPr>
      <w:r w:rsidRPr="00EA7909">
        <w:t>No comparten base de código</w:t>
      </w:r>
    </w:p>
    <w:p w14:paraId="1EFBC420" w14:textId="77777777" w:rsidR="00EA7909" w:rsidRPr="00EA7909" w:rsidRDefault="00EA7909" w:rsidP="00EA7909">
      <w:pPr>
        <w:numPr>
          <w:ilvl w:val="0"/>
          <w:numId w:val="135"/>
        </w:numPr>
      </w:pPr>
      <w:r w:rsidRPr="00EA7909">
        <w:t>Se comunican vía API</w:t>
      </w:r>
    </w:p>
    <w:p w14:paraId="3B9FD15F" w14:textId="77777777" w:rsidR="00EA7909" w:rsidRPr="00EA7909" w:rsidRDefault="00EA7909" w:rsidP="00EA7909">
      <w:pPr>
        <w:numPr>
          <w:ilvl w:val="0"/>
          <w:numId w:val="135"/>
        </w:numPr>
      </w:pPr>
      <w:r w:rsidRPr="00EA7909">
        <w:t>Pueden evolucionar de forma independiente</w:t>
      </w:r>
    </w:p>
    <w:p w14:paraId="7D3009DE" w14:textId="77777777" w:rsidR="00EA7909" w:rsidRPr="00EA7909" w:rsidRDefault="00EA7909" w:rsidP="00EA7909">
      <w:r w:rsidRPr="00EA7909">
        <w:pict w14:anchorId="3BC2A9E4">
          <v:rect id="_x0000_i1203" style="width:0;height:1.5pt" o:hralign="center" o:hrstd="t" o:hr="t" fillcolor="#a0a0a0" stroked="f"/>
        </w:pict>
      </w:r>
    </w:p>
    <w:p w14:paraId="36F77A1E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6.3 Centralización del Core</w:t>
      </w:r>
    </w:p>
    <w:p w14:paraId="4F149D1A" w14:textId="77777777" w:rsidR="00EA7909" w:rsidRPr="00EA7909" w:rsidRDefault="00EA7909" w:rsidP="00EA7909">
      <w:r w:rsidRPr="00EA7909">
        <w:t>El servicio Core es responsable de:</w:t>
      </w:r>
    </w:p>
    <w:p w14:paraId="64DBBDDE" w14:textId="77777777" w:rsidR="00EA7909" w:rsidRPr="00EA7909" w:rsidRDefault="00EA7909" w:rsidP="00EA7909">
      <w:pPr>
        <w:numPr>
          <w:ilvl w:val="0"/>
          <w:numId w:val="136"/>
        </w:numPr>
      </w:pPr>
      <w:r w:rsidRPr="00EA7909">
        <w:t>usuarios</w:t>
      </w:r>
    </w:p>
    <w:p w14:paraId="5D0FDC2B" w14:textId="77777777" w:rsidR="00EA7909" w:rsidRPr="00EA7909" w:rsidRDefault="00EA7909" w:rsidP="00EA7909">
      <w:pPr>
        <w:numPr>
          <w:ilvl w:val="0"/>
          <w:numId w:val="136"/>
        </w:numPr>
      </w:pPr>
      <w:r w:rsidRPr="00EA7909">
        <w:t>permisos</w:t>
      </w:r>
    </w:p>
    <w:p w14:paraId="447E3463" w14:textId="77777777" w:rsidR="00EA7909" w:rsidRPr="00EA7909" w:rsidRDefault="00EA7909" w:rsidP="00EA7909">
      <w:pPr>
        <w:numPr>
          <w:ilvl w:val="0"/>
          <w:numId w:val="136"/>
        </w:numPr>
      </w:pPr>
      <w:r w:rsidRPr="00EA7909">
        <w:lastRenderedPageBreak/>
        <w:t>planes</w:t>
      </w:r>
    </w:p>
    <w:p w14:paraId="38ACA0D8" w14:textId="77777777" w:rsidR="00EA7909" w:rsidRPr="00EA7909" w:rsidRDefault="00EA7909" w:rsidP="00EA7909">
      <w:pPr>
        <w:numPr>
          <w:ilvl w:val="0"/>
          <w:numId w:val="136"/>
        </w:numPr>
      </w:pPr>
      <w:r w:rsidRPr="00EA7909">
        <w:t>features</w:t>
      </w:r>
    </w:p>
    <w:p w14:paraId="51A34101" w14:textId="77777777" w:rsidR="00EA7909" w:rsidRPr="00EA7909" w:rsidRDefault="00EA7909" w:rsidP="00EA7909">
      <w:pPr>
        <w:numPr>
          <w:ilvl w:val="0"/>
          <w:numId w:val="136"/>
        </w:numPr>
      </w:pPr>
      <w:r w:rsidRPr="00EA7909">
        <w:t>configuración</w:t>
      </w:r>
    </w:p>
    <w:p w14:paraId="7F01A896" w14:textId="77777777" w:rsidR="00EA7909" w:rsidRPr="00EA7909" w:rsidRDefault="00EA7909" w:rsidP="00EA7909">
      <w:r w:rsidRPr="00EA7909">
        <w:t>Otros servicios consumen esta información.</w:t>
      </w:r>
    </w:p>
    <w:p w14:paraId="7DAD91E7" w14:textId="77777777" w:rsidR="00EA7909" w:rsidRPr="00EA7909" w:rsidRDefault="00EA7909" w:rsidP="00EA7909">
      <w:r w:rsidRPr="00EA7909">
        <w:pict w14:anchorId="35FC6DCA">
          <v:rect id="_x0000_i1204" style="width:0;height:1.5pt" o:hralign="center" o:hrstd="t" o:hr="t" fillcolor="#a0a0a0" stroked="f"/>
        </w:pict>
      </w:r>
    </w:p>
    <w:p w14:paraId="06C33E3D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6.4 Uso de Caché</w:t>
      </w:r>
    </w:p>
    <w:p w14:paraId="0B374C42" w14:textId="77777777" w:rsidR="00EA7909" w:rsidRPr="00EA7909" w:rsidRDefault="00EA7909" w:rsidP="00EA7909">
      <w:r w:rsidRPr="00EA7909">
        <w:t>Para evitar múltiples consultas al Core:</w:t>
      </w:r>
    </w:p>
    <w:p w14:paraId="637525E3" w14:textId="77777777" w:rsidR="00EA7909" w:rsidRPr="00EA7909" w:rsidRDefault="00EA7909" w:rsidP="00EA7909">
      <w:pPr>
        <w:numPr>
          <w:ilvl w:val="0"/>
          <w:numId w:val="137"/>
        </w:numPr>
      </w:pPr>
      <w:r w:rsidRPr="00EA7909">
        <w:t>El contexto del usuario se carga al login</w:t>
      </w:r>
    </w:p>
    <w:p w14:paraId="203B7239" w14:textId="77777777" w:rsidR="00EA7909" w:rsidRPr="00EA7909" w:rsidRDefault="00EA7909" w:rsidP="00EA7909">
      <w:pPr>
        <w:numPr>
          <w:ilvl w:val="0"/>
          <w:numId w:val="137"/>
        </w:numPr>
      </w:pPr>
      <w:r w:rsidRPr="00EA7909">
        <w:t>Se almacena en cache</w:t>
      </w:r>
    </w:p>
    <w:p w14:paraId="2399B8BE" w14:textId="77777777" w:rsidR="00EA7909" w:rsidRPr="00EA7909" w:rsidRDefault="00EA7909" w:rsidP="00EA7909">
      <w:pPr>
        <w:numPr>
          <w:ilvl w:val="0"/>
          <w:numId w:val="137"/>
        </w:numPr>
      </w:pPr>
      <w:r w:rsidRPr="00EA7909">
        <w:t>Se utiliza durante la sesión</w:t>
      </w:r>
    </w:p>
    <w:p w14:paraId="5B51282A" w14:textId="77777777" w:rsidR="00EA7909" w:rsidRPr="00EA7909" w:rsidRDefault="00EA7909" w:rsidP="00EA7909">
      <w:r w:rsidRPr="00EA7909">
        <w:pict w14:anchorId="300CAFAE">
          <v:rect id="_x0000_i1205" style="width:0;height:1.5pt" o:hralign="center" o:hrstd="t" o:hr="t" fillcolor="#a0a0a0" stroked="f"/>
        </w:pict>
      </w:r>
    </w:p>
    <w:p w14:paraId="537EB69D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7. Flujo General del Sistema</w:t>
      </w:r>
    </w:p>
    <w:p w14:paraId="3F307954" w14:textId="77777777" w:rsidR="00EA7909" w:rsidRPr="00EA7909" w:rsidRDefault="00EA7909" w:rsidP="00EA7909">
      <w:r w:rsidRPr="00EA7909">
        <w:pict w14:anchorId="71BC831F">
          <v:rect id="_x0000_i1206" style="width:0;height:1.5pt" o:hralign="center" o:hrstd="t" o:hr="t" fillcolor="#a0a0a0" stroked="f"/>
        </w:pict>
      </w:r>
    </w:p>
    <w:p w14:paraId="41AB729E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7.1 Autenticación</w:t>
      </w:r>
    </w:p>
    <w:p w14:paraId="6958EED6" w14:textId="77777777" w:rsidR="00EA7909" w:rsidRPr="00EA7909" w:rsidRDefault="00EA7909" w:rsidP="00EA7909">
      <w:r w:rsidRPr="00EA7909">
        <w:t>Usuario → Login → Core</w:t>
      </w:r>
      <w:r w:rsidRPr="00EA7909">
        <w:br/>
        <w:t xml:space="preserve">         ↓</w:t>
      </w:r>
      <w:r w:rsidRPr="00EA7909">
        <w:br/>
        <w:t xml:space="preserve">     Contexto completo</w:t>
      </w:r>
      <w:r w:rsidRPr="00EA7909">
        <w:br/>
        <w:t xml:space="preserve">         ↓</w:t>
      </w:r>
      <w:r w:rsidRPr="00EA7909">
        <w:br/>
        <w:t xml:space="preserve">     Cache en servicio (Train, etc.)</w:t>
      </w:r>
    </w:p>
    <w:p w14:paraId="13CF86F9" w14:textId="77777777" w:rsidR="00EA7909" w:rsidRPr="00EA7909" w:rsidRDefault="00EA7909" w:rsidP="00EA7909">
      <w:r w:rsidRPr="00EA7909">
        <w:pict w14:anchorId="67FF1F17">
          <v:rect id="_x0000_i1207" style="width:0;height:1.5pt" o:hralign="center" o:hrstd="t" o:hr="t" fillcolor="#a0a0a0" stroked="f"/>
        </w:pict>
      </w:r>
    </w:p>
    <w:p w14:paraId="1B79C245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7.2 Uso en módulos</w:t>
      </w:r>
    </w:p>
    <w:p w14:paraId="291E934E" w14:textId="77777777" w:rsidR="00EA7909" w:rsidRPr="00EA7909" w:rsidRDefault="00EA7909" w:rsidP="00EA7909">
      <w:r w:rsidRPr="00EA7909">
        <w:t>Train → consulta cache</w:t>
      </w:r>
      <w:r w:rsidRPr="00EA7909">
        <w:br/>
        <w:t xml:space="preserve">      → valida permisos</w:t>
      </w:r>
      <w:r w:rsidRPr="00EA7909">
        <w:br/>
        <w:t xml:space="preserve">      → ejecuta lógica</w:t>
      </w:r>
    </w:p>
    <w:p w14:paraId="1505E0B2" w14:textId="77777777" w:rsidR="00EA7909" w:rsidRPr="00EA7909" w:rsidRDefault="00EA7909" w:rsidP="00EA7909">
      <w:r w:rsidRPr="00EA7909">
        <w:pict w14:anchorId="4158A5AC">
          <v:rect id="_x0000_i1208" style="width:0;height:1.5pt" o:hralign="center" o:hrstd="t" o:hr="t" fillcolor="#a0a0a0" stroked="f"/>
        </w:pict>
      </w:r>
    </w:p>
    <w:p w14:paraId="1D89B979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8. Decisiones Clave</w:t>
      </w:r>
    </w:p>
    <w:p w14:paraId="479D2243" w14:textId="77777777" w:rsidR="00EA7909" w:rsidRPr="00EA7909" w:rsidRDefault="00EA7909" w:rsidP="00EA7909">
      <w:r w:rsidRPr="00EA7909">
        <w:pict w14:anchorId="00D89C0B">
          <v:rect id="_x0000_i1209" style="width:0;height:1.5pt" o:hralign="center" o:hrstd="t" o:hr="t" fillcolor="#a0a0a0" stroked="f"/>
        </w:pict>
      </w:r>
    </w:p>
    <w:p w14:paraId="72382CDE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✅</w:t>
      </w:r>
      <w:r w:rsidRPr="00EA7909">
        <w:rPr>
          <w:b/>
          <w:bCs/>
        </w:rPr>
        <w:t xml:space="preserve"> Se adopta arquitectura de microservicios</w:t>
      </w:r>
    </w:p>
    <w:p w14:paraId="701E3A41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lastRenderedPageBreak/>
        <w:t>✅</w:t>
      </w:r>
      <w:r w:rsidRPr="00EA7909">
        <w:rPr>
          <w:b/>
          <w:bCs/>
        </w:rPr>
        <w:t xml:space="preserve"> Core centralizado</w:t>
      </w:r>
    </w:p>
    <w:p w14:paraId="52ADC852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✅</w:t>
      </w:r>
      <w:r w:rsidRPr="00EA7909">
        <w:rPr>
          <w:b/>
          <w:bCs/>
        </w:rPr>
        <w:t xml:space="preserve"> Django para configuración</w:t>
      </w:r>
    </w:p>
    <w:p w14:paraId="6FEAE39A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✅</w:t>
      </w:r>
      <w:r w:rsidRPr="00EA7909">
        <w:rPr>
          <w:b/>
          <w:bCs/>
        </w:rPr>
        <w:t xml:space="preserve"> FastAPI para lógica de negocio</w:t>
      </w:r>
    </w:p>
    <w:p w14:paraId="212A87C7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✅</w:t>
      </w:r>
      <w:r w:rsidRPr="00EA7909">
        <w:rPr>
          <w:b/>
          <w:bCs/>
        </w:rPr>
        <w:t xml:space="preserve"> PostgreSQL con schemas por módulo</w:t>
      </w:r>
    </w:p>
    <w:p w14:paraId="77A7A871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✅</w:t>
      </w:r>
      <w:r w:rsidRPr="00EA7909">
        <w:rPr>
          <w:b/>
          <w:bCs/>
        </w:rPr>
        <w:t xml:space="preserve"> Redis para cache</w:t>
      </w:r>
    </w:p>
    <w:p w14:paraId="75F5FE5E" w14:textId="77777777" w:rsidR="00EA7909" w:rsidRPr="00EA7909" w:rsidRDefault="00EA7909" w:rsidP="00EA7909">
      <w:r w:rsidRPr="00EA7909">
        <w:pict w14:anchorId="10E6FC55">
          <v:rect id="_x0000_i1210" style="width:0;height:1.5pt" o:hralign="center" o:hrstd="t" o:hr="t" fillcolor="#a0a0a0" stroked="f"/>
        </w:pict>
      </w:r>
    </w:p>
    <w:p w14:paraId="792C5E25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9. Decisiones NO adoptadas</w:t>
      </w:r>
    </w:p>
    <w:p w14:paraId="3624B757" w14:textId="77777777" w:rsidR="00EA7909" w:rsidRPr="00EA7909" w:rsidRDefault="00EA7909" w:rsidP="00EA7909">
      <w:r w:rsidRPr="00EA7909">
        <w:pict w14:anchorId="086B1469">
          <v:rect id="_x0000_i1211" style="width:0;height:1.5pt" o:hralign="center" o:hrstd="t" o:hr="t" fillcolor="#a0a0a0" stroked="f"/>
        </w:pict>
      </w:r>
    </w:p>
    <w:p w14:paraId="399A4EDC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❌</w:t>
      </w:r>
      <w:r w:rsidRPr="00EA7909">
        <w:rPr>
          <w:b/>
          <w:bCs/>
        </w:rPr>
        <w:t xml:space="preserve"> Monolito con múltiples apps</w:t>
      </w:r>
    </w:p>
    <w:p w14:paraId="6FD027FC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❌</w:t>
      </w:r>
      <w:r w:rsidRPr="00EA7909">
        <w:rPr>
          <w:b/>
          <w:bCs/>
        </w:rPr>
        <w:t xml:space="preserve"> Mezclar Django y FastAPI en un mismo servicio</w:t>
      </w:r>
    </w:p>
    <w:p w14:paraId="1F9AD520" w14:textId="77777777" w:rsidR="00EA7909" w:rsidRPr="00EA7909" w:rsidRDefault="00EA7909" w:rsidP="00EA7909">
      <w:pPr>
        <w:rPr>
          <w:b/>
          <w:bCs/>
        </w:rPr>
      </w:pPr>
      <w:r w:rsidRPr="00EA7909">
        <w:rPr>
          <w:rFonts w:ascii="Segoe UI Emoji" w:hAnsi="Segoe UI Emoji" w:cs="Segoe UI Emoji"/>
          <w:b/>
          <w:bCs/>
        </w:rPr>
        <w:t>❌</w:t>
      </w:r>
      <w:r w:rsidRPr="00EA7909">
        <w:rPr>
          <w:b/>
          <w:bCs/>
        </w:rPr>
        <w:t xml:space="preserve"> Dependencia directa entre bases de datos</w:t>
      </w:r>
    </w:p>
    <w:p w14:paraId="11EEF9BB" w14:textId="77777777" w:rsidR="00EA7909" w:rsidRPr="00EA7909" w:rsidRDefault="00EA7909" w:rsidP="00EA7909">
      <w:r w:rsidRPr="00EA7909">
        <w:pict w14:anchorId="0EFAC2B9">
          <v:rect id="_x0000_i1212" style="width:0;height:1.5pt" o:hralign="center" o:hrstd="t" o:hr="t" fillcolor="#a0a0a0" stroked="f"/>
        </w:pict>
      </w:r>
    </w:p>
    <w:p w14:paraId="17EF2AE4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10. Escalabilidad Futura</w:t>
      </w:r>
    </w:p>
    <w:p w14:paraId="4D4D29E5" w14:textId="77777777" w:rsidR="00EA7909" w:rsidRPr="00EA7909" w:rsidRDefault="00EA7909" w:rsidP="00EA7909">
      <w:r w:rsidRPr="00EA7909">
        <w:t>La arquitectura permite:</w:t>
      </w:r>
    </w:p>
    <w:p w14:paraId="244D1175" w14:textId="77777777" w:rsidR="00EA7909" w:rsidRPr="00EA7909" w:rsidRDefault="00EA7909" w:rsidP="00EA7909">
      <w:pPr>
        <w:numPr>
          <w:ilvl w:val="0"/>
          <w:numId w:val="138"/>
        </w:numPr>
      </w:pPr>
      <w:r w:rsidRPr="00EA7909">
        <w:t>Separar bases de datos por servicio</w:t>
      </w:r>
    </w:p>
    <w:p w14:paraId="3BA3721F" w14:textId="77777777" w:rsidR="00EA7909" w:rsidRPr="00EA7909" w:rsidRDefault="00EA7909" w:rsidP="00EA7909">
      <w:pPr>
        <w:numPr>
          <w:ilvl w:val="0"/>
          <w:numId w:val="138"/>
        </w:numPr>
      </w:pPr>
      <w:r w:rsidRPr="00EA7909">
        <w:t>Implementar API Gateway</w:t>
      </w:r>
    </w:p>
    <w:p w14:paraId="085DE715" w14:textId="77777777" w:rsidR="00EA7909" w:rsidRPr="00EA7909" w:rsidRDefault="00EA7909" w:rsidP="00EA7909">
      <w:pPr>
        <w:numPr>
          <w:ilvl w:val="0"/>
          <w:numId w:val="138"/>
        </w:numPr>
      </w:pPr>
      <w:r w:rsidRPr="00EA7909">
        <w:t>Introducir mensajería (RabbitMQ, Kafka)</w:t>
      </w:r>
    </w:p>
    <w:p w14:paraId="1576BF9D" w14:textId="77777777" w:rsidR="00EA7909" w:rsidRPr="00EA7909" w:rsidRDefault="00EA7909" w:rsidP="00EA7909">
      <w:pPr>
        <w:numPr>
          <w:ilvl w:val="0"/>
          <w:numId w:val="138"/>
        </w:numPr>
      </w:pPr>
      <w:r w:rsidRPr="00EA7909">
        <w:t>Escalar servicios críticos (Train)</w:t>
      </w:r>
    </w:p>
    <w:p w14:paraId="07A1993E" w14:textId="77777777" w:rsidR="00EA7909" w:rsidRPr="00EA7909" w:rsidRDefault="00EA7909" w:rsidP="00EA7909">
      <w:r w:rsidRPr="00EA7909">
        <w:pict w14:anchorId="450CE260">
          <v:rect id="_x0000_i1213" style="width:0;height:1.5pt" o:hralign="center" o:hrstd="t" o:hr="t" fillcolor="#a0a0a0" stroked="f"/>
        </w:pict>
      </w:r>
    </w:p>
    <w:p w14:paraId="5D80A3A2" w14:textId="77777777" w:rsidR="00EA7909" w:rsidRPr="00EA7909" w:rsidRDefault="00EA7909" w:rsidP="00EA7909">
      <w:pPr>
        <w:rPr>
          <w:b/>
          <w:bCs/>
        </w:rPr>
      </w:pPr>
      <w:r w:rsidRPr="00EA7909">
        <w:rPr>
          <w:b/>
          <w:bCs/>
        </w:rPr>
        <w:t>11. Conclusión</w:t>
      </w:r>
    </w:p>
    <w:p w14:paraId="2B125BF7" w14:textId="77777777" w:rsidR="00EA7909" w:rsidRPr="00EA7909" w:rsidRDefault="00EA7909" w:rsidP="00EA7909">
      <w:r w:rsidRPr="00EA7909">
        <w:t>La arquitectura definida permite construir una plataforma:</w:t>
      </w:r>
    </w:p>
    <w:p w14:paraId="7A5ECB99" w14:textId="77777777" w:rsidR="00EA7909" w:rsidRPr="00EA7909" w:rsidRDefault="00EA7909" w:rsidP="00EA7909">
      <w:pPr>
        <w:numPr>
          <w:ilvl w:val="0"/>
          <w:numId w:val="139"/>
        </w:numPr>
      </w:pPr>
      <w:r w:rsidRPr="00EA7909">
        <w:t>escalable</w:t>
      </w:r>
    </w:p>
    <w:p w14:paraId="21B5A79E" w14:textId="77777777" w:rsidR="00EA7909" w:rsidRPr="00EA7909" w:rsidRDefault="00EA7909" w:rsidP="00EA7909">
      <w:pPr>
        <w:numPr>
          <w:ilvl w:val="0"/>
          <w:numId w:val="139"/>
        </w:numPr>
      </w:pPr>
      <w:r w:rsidRPr="00EA7909">
        <w:t>mantenible</w:t>
      </w:r>
    </w:p>
    <w:p w14:paraId="50EC15C4" w14:textId="77777777" w:rsidR="00EA7909" w:rsidRPr="00EA7909" w:rsidRDefault="00EA7909" w:rsidP="00EA7909">
      <w:pPr>
        <w:numPr>
          <w:ilvl w:val="0"/>
          <w:numId w:val="139"/>
        </w:numPr>
      </w:pPr>
      <w:r w:rsidRPr="00EA7909">
        <w:t>modular</w:t>
      </w:r>
    </w:p>
    <w:p w14:paraId="0C0BD0FB" w14:textId="77777777" w:rsidR="00EA7909" w:rsidRPr="00EA7909" w:rsidRDefault="00EA7909" w:rsidP="00EA7909">
      <w:pPr>
        <w:numPr>
          <w:ilvl w:val="0"/>
          <w:numId w:val="139"/>
        </w:numPr>
      </w:pPr>
      <w:r w:rsidRPr="00EA7909">
        <w:t>preparada para crecimiento</w:t>
      </w:r>
    </w:p>
    <w:p w14:paraId="3C5CD951" w14:textId="77777777" w:rsidR="00EA7909" w:rsidRPr="00EA7909" w:rsidRDefault="00EA7909" w:rsidP="00EA7909">
      <w:r w:rsidRPr="00EA7909">
        <w:lastRenderedPageBreak/>
        <w:t>El Core actúa como el eje central del sistema, mientras que los demás servicios implementan la lógica de negocio especializada.</w:t>
      </w:r>
    </w:p>
    <w:p w14:paraId="792E1A08" w14:textId="1B0655DB" w:rsidR="00E23E03" w:rsidRPr="00EA7909" w:rsidRDefault="00E23E03" w:rsidP="00EA7909"/>
    <w:sectPr w:rsidR="00E23E03" w:rsidRPr="00EA790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85A5" w14:textId="77777777" w:rsidR="00C82F0A" w:rsidRDefault="00C82F0A" w:rsidP="00CB2649">
      <w:pPr>
        <w:spacing w:after="0" w:line="240" w:lineRule="auto"/>
      </w:pPr>
      <w:r>
        <w:separator/>
      </w:r>
    </w:p>
  </w:endnote>
  <w:endnote w:type="continuationSeparator" w:id="0">
    <w:p w14:paraId="2CF94E7F" w14:textId="77777777" w:rsidR="00C82F0A" w:rsidRDefault="00C82F0A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179D5" w14:textId="77777777" w:rsidR="00C82F0A" w:rsidRDefault="00C82F0A" w:rsidP="00CB2649">
      <w:pPr>
        <w:spacing w:after="0" w:line="240" w:lineRule="auto"/>
      </w:pPr>
      <w:r>
        <w:separator/>
      </w:r>
    </w:p>
  </w:footnote>
  <w:footnote w:type="continuationSeparator" w:id="0">
    <w:p w14:paraId="1AAEC4F9" w14:textId="77777777" w:rsidR="00C82F0A" w:rsidRDefault="00C82F0A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 w16du:dateUtc="2026-03-09T01:33:00Z">
      <w:r w:rsidRPr="005616FB">
        <w:rPr>
          <w:b/>
          <w:bCs/>
          <w:lang w:val="es-ES"/>
          <w:rPrChange w:id="1" w:author="Fabricio David Galarza Piedrahita" w:date="2026-03-08T20:35:00Z" w16du:dateUtc="2026-03-09T01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 w16du:dateUtc="2026-03-09T01:34:00Z">
      <w:r w:rsidRPr="005616FB">
        <w:rPr>
          <w:b/>
          <w:bCs/>
          <w:lang w:val="es-ES"/>
          <w:rPrChange w:id="3" w:author="Fabricio David Galarza Piedrahita" w:date="2026-03-08T20:35:00Z" w16du:dateUtc="2026-03-09T01:35:00Z">
            <w:rPr>
              <w:lang w:val="es-ES"/>
            </w:rPr>
          </w:rPrChange>
        </w:rPr>
        <w:t>eli</w:t>
      </w:r>
    </w:ins>
    <w:ins w:id="4" w:author="Fabricio David Galarza Piedrahita" w:date="2026-03-08T20:33:00Z" w16du:dateUtc="2026-03-09T01:33:00Z">
      <w:r w:rsidRPr="005616FB">
        <w:rPr>
          <w:b/>
          <w:bCs/>
          <w:lang w:val="es-ES"/>
          <w:rPrChange w:id="5" w:author="Fabricio David Galarza Piedrahita" w:date="2026-03-08T20:35:00Z" w16du:dateUtc="2026-03-09T01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 w16du:dateUtc="2026-03-09T01:34:00Z">
      <w:r w:rsidRPr="005616FB">
        <w:rPr>
          <w:b/>
          <w:bCs/>
          <w:lang w:val="es-ES"/>
          <w:rPrChange w:id="7" w:author="Fabricio David Galarza Piedrahita" w:date="2026-03-08T20:35:00Z" w16du:dateUtc="2026-03-09T01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1CEAF1B0" w14:textId="77777777" w:rsidR="00E23E03" w:rsidRDefault="00E23E03" w:rsidP="00CB2649">
    <w:pPr>
      <w:pStyle w:val="Encabezado"/>
      <w:jc w:val="center"/>
      <w:rPr>
        <w:noProof/>
      </w:rPr>
    </w:pPr>
  </w:p>
  <w:p w14:paraId="3FF2A0B2" w14:textId="77777777" w:rsidR="00E23E03" w:rsidRDefault="00E23E03" w:rsidP="00CB2649">
    <w:pPr>
      <w:pStyle w:val="Encabezado"/>
      <w:jc w:val="center"/>
      <w:rPr>
        <w:noProof/>
      </w:rPr>
    </w:pP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45"/>
    <w:multiLevelType w:val="multilevel"/>
    <w:tmpl w:val="710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C44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A76"/>
    <w:multiLevelType w:val="multilevel"/>
    <w:tmpl w:val="82E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418"/>
    <w:multiLevelType w:val="multilevel"/>
    <w:tmpl w:val="301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750D"/>
    <w:multiLevelType w:val="multilevel"/>
    <w:tmpl w:val="9C6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046AA"/>
    <w:multiLevelType w:val="multilevel"/>
    <w:tmpl w:val="6A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C1713"/>
    <w:multiLevelType w:val="multilevel"/>
    <w:tmpl w:val="E9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63C5B"/>
    <w:multiLevelType w:val="multilevel"/>
    <w:tmpl w:val="705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C34D5"/>
    <w:multiLevelType w:val="multilevel"/>
    <w:tmpl w:val="FAE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B23B2"/>
    <w:multiLevelType w:val="multilevel"/>
    <w:tmpl w:val="527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82F37"/>
    <w:multiLevelType w:val="multilevel"/>
    <w:tmpl w:val="1A3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A3499"/>
    <w:multiLevelType w:val="multilevel"/>
    <w:tmpl w:val="176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D0BC3"/>
    <w:multiLevelType w:val="hybridMultilevel"/>
    <w:tmpl w:val="B93C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B0577"/>
    <w:multiLevelType w:val="multilevel"/>
    <w:tmpl w:val="AC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C5312"/>
    <w:multiLevelType w:val="multilevel"/>
    <w:tmpl w:val="29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906DA"/>
    <w:multiLevelType w:val="multilevel"/>
    <w:tmpl w:val="F7B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E2FBA"/>
    <w:multiLevelType w:val="multilevel"/>
    <w:tmpl w:val="66B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23216"/>
    <w:multiLevelType w:val="multilevel"/>
    <w:tmpl w:val="82B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03382"/>
    <w:multiLevelType w:val="multilevel"/>
    <w:tmpl w:val="8BD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C6493"/>
    <w:multiLevelType w:val="hybridMultilevel"/>
    <w:tmpl w:val="5E16F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5D3C21"/>
    <w:multiLevelType w:val="multilevel"/>
    <w:tmpl w:val="E6B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96D76"/>
    <w:multiLevelType w:val="multilevel"/>
    <w:tmpl w:val="497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2DB0"/>
    <w:multiLevelType w:val="hybridMultilevel"/>
    <w:tmpl w:val="F8D0F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467B96"/>
    <w:multiLevelType w:val="multilevel"/>
    <w:tmpl w:val="030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94382"/>
    <w:multiLevelType w:val="multilevel"/>
    <w:tmpl w:val="18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C280E"/>
    <w:multiLevelType w:val="multilevel"/>
    <w:tmpl w:val="9D3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97931"/>
    <w:multiLevelType w:val="multilevel"/>
    <w:tmpl w:val="5C0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C7927"/>
    <w:multiLevelType w:val="multilevel"/>
    <w:tmpl w:val="3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96B0B"/>
    <w:multiLevelType w:val="multilevel"/>
    <w:tmpl w:val="B87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36A26"/>
    <w:multiLevelType w:val="hybridMultilevel"/>
    <w:tmpl w:val="203CF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1F7E67"/>
    <w:multiLevelType w:val="multilevel"/>
    <w:tmpl w:val="054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20590"/>
    <w:multiLevelType w:val="multilevel"/>
    <w:tmpl w:val="330E23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22B95D8C"/>
    <w:multiLevelType w:val="multilevel"/>
    <w:tmpl w:val="39B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56B3A"/>
    <w:multiLevelType w:val="multilevel"/>
    <w:tmpl w:val="D1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83B73"/>
    <w:multiLevelType w:val="multilevel"/>
    <w:tmpl w:val="C4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707AC"/>
    <w:multiLevelType w:val="multilevel"/>
    <w:tmpl w:val="1C0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62681"/>
    <w:multiLevelType w:val="multilevel"/>
    <w:tmpl w:val="A0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5083E"/>
    <w:multiLevelType w:val="hybridMultilevel"/>
    <w:tmpl w:val="E6B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3864E9"/>
    <w:multiLevelType w:val="multilevel"/>
    <w:tmpl w:val="12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87806"/>
    <w:multiLevelType w:val="multilevel"/>
    <w:tmpl w:val="9C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890A2F"/>
    <w:multiLevelType w:val="hybridMultilevel"/>
    <w:tmpl w:val="B3B6F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CE47DD"/>
    <w:multiLevelType w:val="multilevel"/>
    <w:tmpl w:val="62D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3D4D28"/>
    <w:multiLevelType w:val="hybridMultilevel"/>
    <w:tmpl w:val="7804D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3435DD"/>
    <w:multiLevelType w:val="multilevel"/>
    <w:tmpl w:val="4F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17A4F"/>
    <w:multiLevelType w:val="multilevel"/>
    <w:tmpl w:val="F4E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55B73"/>
    <w:multiLevelType w:val="multilevel"/>
    <w:tmpl w:val="438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C5CC6"/>
    <w:multiLevelType w:val="multilevel"/>
    <w:tmpl w:val="ACE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5F00D3"/>
    <w:multiLevelType w:val="multilevel"/>
    <w:tmpl w:val="B88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BC6F5D"/>
    <w:multiLevelType w:val="hybridMultilevel"/>
    <w:tmpl w:val="39BA0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9D1A64"/>
    <w:multiLevelType w:val="multilevel"/>
    <w:tmpl w:val="37F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6F1EE5"/>
    <w:multiLevelType w:val="multilevel"/>
    <w:tmpl w:val="DDA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A248E4"/>
    <w:multiLevelType w:val="multilevel"/>
    <w:tmpl w:val="463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A358F0"/>
    <w:multiLevelType w:val="multilevel"/>
    <w:tmpl w:val="842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C866E8"/>
    <w:multiLevelType w:val="multilevel"/>
    <w:tmpl w:val="36E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302E9"/>
    <w:multiLevelType w:val="multilevel"/>
    <w:tmpl w:val="BD4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6A0170"/>
    <w:multiLevelType w:val="multilevel"/>
    <w:tmpl w:val="8ED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92B12"/>
    <w:multiLevelType w:val="multilevel"/>
    <w:tmpl w:val="121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B606BD"/>
    <w:multiLevelType w:val="multilevel"/>
    <w:tmpl w:val="7F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E86F7F"/>
    <w:multiLevelType w:val="multilevel"/>
    <w:tmpl w:val="53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73487D"/>
    <w:multiLevelType w:val="hybridMultilevel"/>
    <w:tmpl w:val="71B2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175F6E"/>
    <w:multiLevelType w:val="multilevel"/>
    <w:tmpl w:val="B26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143AE"/>
    <w:multiLevelType w:val="multilevel"/>
    <w:tmpl w:val="5E8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82DFC"/>
    <w:multiLevelType w:val="hybridMultilevel"/>
    <w:tmpl w:val="A60CC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B82AD8"/>
    <w:multiLevelType w:val="multilevel"/>
    <w:tmpl w:val="D9C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8730BC"/>
    <w:multiLevelType w:val="multilevel"/>
    <w:tmpl w:val="914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EE0212"/>
    <w:multiLevelType w:val="multilevel"/>
    <w:tmpl w:val="4C4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827A9B"/>
    <w:multiLevelType w:val="multilevel"/>
    <w:tmpl w:val="AF2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36111F"/>
    <w:multiLevelType w:val="multilevel"/>
    <w:tmpl w:val="16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2D0B7B"/>
    <w:multiLevelType w:val="multilevel"/>
    <w:tmpl w:val="24E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975F81"/>
    <w:multiLevelType w:val="multilevel"/>
    <w:tmpl w:val="30F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0A14C0"/>
    <w:multiLevelType w:val="multilevel"/>
    <w:tmpl w:val="7A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8E468F"/>
    <w:multiLevelType w:val="multilevel"/>
    <w:tmpl w:val="246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8E5BCD"/>
    <w:multiLevelType w:val="multilevel"/>
    <w:tmpl w:val="FFF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D57A08"/>
    <w:multiLevelType w:val="multilevel"/>
    <w:tmpl w:val="CCB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4D655C"/>
    <w:multiLevelType w:val="multilevel"/>
    <w:tmpl w:val="727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5056BD"/>
    <w:multiLevelType w:val="hybridMultilevel"/>
    <w:tmpl w:val="CA860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6E5C3B"/>
    <w:multiLevelType w:val="multilevel"/>
    <w:tmpl w:val="18E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E4B48"/>
    <w:multiLevelType w:val="multilevel"/>
    <w:tmpl w:val="805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600CCD"/>
    <w:multiLevelType w:val="multilevel"/>
    <w:tmpl w:val="7B14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73634B"/>
    <w:multiLevelType w:val="multilevel"/>
    <w:tmpl w:val="24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FF5C6E"/>
    <w:multiLevelType w:val="multilevel"/>
    <w:tmpl w:val="7C3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B52BA"/>
    <w:multiLevelType w:val="multilevel"/>
    <w:tmpl w:val="C56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B929CC"/>
    <w:multiLevelType w:val="hybridMultilevel"/>
    <w:tmpl w:val="6A907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307AB1"/>
    <w:multiLevelType w:val="multilevel"/>
    <w:tmpl w:val="58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6645A8"/>
    <w:multiLevelType w:val="hybridMultilevel"/>
    <w:tmpl w:val="1964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0D55B3"/>
    <w:multiLevelType w:val="multilevel"/>
    <w:tmpl w:val="F8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8F36D9"/>
    <w:multiLevelType w:val="multilevel"/>
    <w:tmpl w:val="B7E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C53E28"/>
    <w:multiLevelType w:val="multilevel"/>
    <w:tmpl w:val="6A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CC6DD6"/>
    <w:multiLevelType w:val="multilevel"/>
    <w:tmpl w:val="001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EA7D74"/>
    <w:multiLevelType w:val="multilevel"/>
    <w:tmpl w:val="3C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EB508B"/>
    <w:multiLevelType w:val="multilevel"/>
    <w:tmpl w:val="515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3028B4"/>
    <w:multiLevelType w:val="multilevel"/>
    <w:tmpl w:val="7D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4F3953"/>
    <w:multiLevelType w:val="multilevel"/>
    <w:tmpl w:val="B8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633C8B"/>
    <w:multiLevelType w:val="multilevel"/>
    <w:tmpl w:val="B61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6A38B2"/>
    <w:multiLevelType w:val="multilevel"/>
    <w:tmpl w:val="6BE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8001C1"/>
    <w:multiLevelType w:val="multilevel"/>
    <w:tmpl w:val="CB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B033C3"/>
    <w:multiLevelType w:val="multilevel"/>
    <w:tmpl w:val="F1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F92368"/>
    <w:multiLevelType w:val="hybridMultilevel"/>
    <w:tmpl w:val="0E820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2106A55"/>
    <w:multiLevelType w:val="multilevel"/>
    <w:tmpl w:val="01D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9B205F"/>
    <w:multiLevelType w:val="multilevel"/>
    <w:tmpl w:val="2C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61DAB"/>
    <w:multiLevelType w:val="multilevel"/>
    <w:tmpl w:val="CB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CD0B91"/>
    <w:multiLevelType w:val="multilevel"/>
    <w:tmpl w:val="C6E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375EEC"/>
    <w:multiLevelType w:val="multilevel"/>
    <w:tmpl w:val="AFE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63BCB"/>
    <w:multiLevelType w:val="multilevel"/>
    <w:tmpl w:val="138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F330C5"/>
    <w:multiLevelType w:val="hybridMultilevel"/>
    <w:tmpl w:val="78921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CC4152D"/>
    <w:multiLevelType w:val="multilevel"/>
    <w:tmpl w:val="0A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FC5FC5"/>
    <w:multiLevelType w:val="multilevel"/>
    <w:tmpl w:val="B3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830D54"/>
    <w:multiLevelType w:val="multilevel"/>
    <w:tmpl w:val="E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3112C2"/>
    <w:multiLevelType w:val="multilevel"/>
    <w:tmpl w:val="AD5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522850"/>
    <w:multiLevelType w:val="multilevel"/>
    <w:tmpl w:val="99D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492349"/>
    <w:multiLevelType w:val="hybridMultilevel"/>
    <w:tmpl w:val="A338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01123F"/>
    <w:multiLevelType w:val="multilevel"/>
    <w:tmpl w:val="4E0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831487"/>
    <w:multiLevelType w:val="hybridMultilevel"/>
    <w:tmpl w:val="4606A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445781"/>
    <w:multiLevelType w:val="multilevel"/>
    <w:tmpl w:val="8E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BB317C"/>
    <w:multiLevelType w:val="multilevel"/>
    <w:tmpl w:val="3FA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56446D"/>
    <w:multiLevelType w:val="multilevel"/>
    <w:tmpl w:val="754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7337E"/>
    <w:multiLevelType w:val="multilevel"/>
    <w:tmpl w:val="428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AF11C4"/>
    <w:multiLevelType w:val="multilevel"/>
    <w:tmpl w:val="6ED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E94B84"/>
    <w:multiLevelType w:val="multilevel"/>
    <w:tmpl w:val="98C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EB3144"/>
    <w:multiLevelType w:val="multilevel"/>
    <w:tmpl w:val="4F3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0177A2"/>
    <w:multiLevelType w:val="multilevel"/>
    <w:tmpl w:val="AA9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B55E96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29536F"/>
    <w:multiLevelType w:val="multilevel"/>
    <w:tmpl w:val="2C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B03CF"/>
    <w:multiLevelType w:val="multilevel"/>
    <w:tmpl w:val="BD7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DA4989"/>
    <w:multiLevelType w:val="hybridMultilevel"/>
    <w:tmpl w:val="96A0E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0E957CA"/>
    <w:multiLevelType w:val="multilevel"/>
    <w:tmpl w:val="454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604979"/>
    <w:multiLevelType w:val="multilevel"/>
    <w:tmpl w:val="C73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EB6B14"/>
    <w:multiLevelType w:val="multilevel"/>
    <w:tmpl w:val="590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3B7266"/>
    <w:multiLevelType w:val="multilevel"/>
    <w:tmpl w:val="19D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735E6E"/>
    <w:multiLevelType w:val="multilevel"/>
    <w:tmpl w:val="D22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BB279C"/>
    <w:multiLevelType w:val="multilevel"/>
    <w:tmpl w:val="A1E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FB3238"/>
    <w:multiLevelType w:val="multilevel"/>
    <w:tmpl w:val="796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B92B7E"/>
    <w:multiLevelType w:val="multilevel"/>
    <w:tmpl w:val="74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C069EE"/>
    <w:multiLevelType w:val="multilevel"/>
    <w:tmpl w:val="34C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8D7D89"/>
    <w:multiLevelType w:val="hybridMultilevel"/>
    <w:tmpl w:val="A072B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572026"/>
    <w:multiLevelType w:val="multilevel"/>
    <w:tmpl w:val="2E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4D7F75"/>
    <w:multiLevelType w:val="hybridMultilevel"/>
    <w:tmpl w:val="03204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900CE7"/>
    <w:multiLevelType w:val="multilevel"/>
    <w:tmpl w:val="46E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E33CD9"/>
    <w:multiLevelType w:val="multilevel"/>
    <w:tmpl w:val="426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119">
    <w:abstractNumId w:val="41"/>
  </w:num>
  <w:num w:numId="2" w16cid:durableId="696470131">
    <w:abstractNumId w:val="102"/>
  </w:num>
  <w:num w:numId="3" w16cid:durableId="652031135">
    <w:abstractNumId w:val="108"/>
  </w:num>
  <w:num w:numId="4" w16cid:durableId="229585608">
    <w:abstractNumId w:val="113"/>
  </w:num>
  <w:num w:numId="5" w16cid:durableId="896164724">
    <w:abstractNumId w:val="90"/>
  </w:num>
  <w:num w:numId="6" w16cid:durableId="2054117801">
    <w:abstractNumId w:val="27"/>
  </w:num>
  <w:num w:numId="7" w16cid:durableId="266698364">
    <w:abstractNumId w:val="114"/>
  </w:num>
  <w:num w:numId="8" w16cid:durableId="847327689">
    <w:abstractNumId w:val="58"/>
  </w:num>
  <w:num w:numId="9" w16cid:durableId="1405644891">
    <w:abstractNumId w:val="57"/>
  </w:num>
  <w:num w:numId="10" w16cid:durableId="1495147861">
    <w:abstractNumId w:val="34"/>
  </w:num>
  <w:num w:numId="11" w16cid:durableId="2114202641">
    <w:abstractNumId w:val="132"/>
  </w:num>
  <w:num w:numId="12" w16cid:durableId="911700900">
    <w:abstractNumId w:val="72"/>
  </w:num>
  <w:num w:numId="13" w16cid:durableId="2037581785">
    <w:abstractNumId w:val="60"/>
  </w:num>
  <w:num w:numId="14" w16cid:durableId="999701037">
    <w:abstractNumId w:val="86"/>
  </w:num>
  <w:num w:numId="15" w16cid:durableId="1308822475">
    <w:abstractNumId w:val="21"/>
  </w:num>
  <w:num w:numId="16" w16cid:durableId="453838919">
    <w:abstractNumId w:val="32"/>
  </w:num>
  <w:num w:numId="17" w16cid:durableId="1572736126">
    <w:abstractNumId w:val="44"/>
  </w:num>
  <w:num w:numId="18" w16cid:durableId="2136097319">
    <w:abstractNumId w:val="117"/>
  </w:num>
  <w:num w:numId="19" w16cid:durableId="1550216813">
    <w:abstractNumId w:val="16"/>
  </w:num>
  <w:num w:numId="20" w16cid:durableId="116140761">
    <w:abstractNumId w:val="39"/>
  </w:num>
  <w:num w:numId="21" w16cid:durableId="1390033588">
    <w:abstractNumId w:val="126"/>
  </w:num>
  <w:num w:numId="22" w16cid:durableId="466245604">
    <w:abstractNumId w:val="83"/>
  </w:num>
  <w:num w:numId="23" w16cid:durableId="1694380115">
    <w:abstractNumId w:val="25"/>
  </w:num>
  <w:num w:numId="24" w16cid:durableId="1380788378">
    <w:abstractNumId w:val="43"/>
  </w:num>
  <w:num w:numId="25" w16cid:durableId="752817605">
    <w:abstractNumId w:val="87"/>
  </w:num>
  <w:num w:numId="26" w16cid:durableId="1317345004">
    <w:abstractNumId w:val="93"/>
  </w:num>
  <w:num w:numId="27" w16cid:durableId="1052657289">
    <w:abstractNumId w:val="4"/>
  </w:num>
  <w:num w:numId="28" w16cid:durableId="311641840">
    <w:abstractNumId w:val="71"/>
  </w:num>
  <w:num w:numId="29" w16cid:durableId="1482188557">
    <w:abstractNumId w:val="51"/>
  </w:num>
  <w:num w:numId="30" w16cid:durableId="1579241526">
    <w:abstractNumId w:val="3"/>
  </w:num>
  <w:num w:numId="31" w16cid:durableId="1974748717">
    <w:abstractNumId w:val="123"/>
  </w:num>
  <w:num w:numId="32" w16cid:durableId="26948870">
    <w:abstractNumId w:val="122"/>
  </w:num>
  <w:num w:numId="33" w16cid:durableId="457072314">
    <w:abstractNumId w:val="111"/>
  </w:num>
  <w:num w:numId="34" w16cid:durableId="1677263460">
    <w:abstractNumId w:val="107"/>
  </w:num>
  <w:num w:numId="35" w16cid:durableId="30809730">
    <w:abstractNumId w:val="99"/>
  </w:num>
  <w:num w:numId="36" w16cid:durableId="253367479">
    <w:abstractNumId w:val="24"/>
  </w:num>
  <w:num w:numId="37" w16cid:durableId="1437096541">
    <w:abstractNumId w:val="105"/>
  </w:num>
  <w:num w:numId="38" w16cid:durableId="790977082">
    <w:abstractNumId w:val="106"/>
  </w:num>
  <w:num w:numId="39" w16cid:durableId="1427388408">
    <w:abstractNumId w:val="70"/>
  </w:num>
  <w:num w:numId="40" w16cid:durableId="561984208">
    <w:abstractNumId w:val="109"/>
  </w:num>
  <w:num w:numId="41" w16cid:durableId="768427761">
    <w:abstractNumId w:val="33"/>
  </w:num>
  <w:num w:numId="42" w16cid:durableId="1447391165">
    <w:abstractNumId w:val="96"/>
  </w:num>
  <w:num w:numId="43" w16cid:durableId="870414084">
    <w:abstractNumId w:val="118"/>
  </w:num>
  <w:num w:numId="44" w16cid:durableId="2006321503">
    <w:abstractNumId w:val="50"/>
  </w:num>
  <w:num w:numId="45" w16cid:durableId="2131241495">
    <w:abstractNumId w:val="49"/>
  </w:num>
  <w:num w:numId="46" w16cid:durableId="634486320">
    <w:abstractNumId w:val="138"/>
  </w:num>
  <w:num w:numId="47" w16cid:durableId="1946692542">
    <w:abstractNumId w:val="91"/>
  </w:num>
  <w:num w:numId="48" w16cid:durableId="647442469">
    <w:abstractNumId w:val="73"/>
  </w:num>
  <w:num w:numId="49" w16cid:durableId="1592278504">
    <w:abstractNumId w:val="66"/>
  </w:num>
  <w:num w:numId="50" w16cid:durableId="1656881921">
    <w:abstractNumId w:val="67"/>
  </w:num>
  <w:num w:numId="51" w16cid:durableId="100074917">
    <w:abstractNumId w:val="135"/>
  </w:num>
  <w:num w:numId="52" w16cid:durableId="725686693">
    <w:abstractNumId w:val="47"/>
  </w:num>
  <w:num w:numId="53" w16cid:durableId="2001806027">
    <w:abstractNumId w:val="0"/>
  </w:num>
  <w:num w:numId="54" w16cid:durableId="1867450417">
    <w:abstractNumId w:val="130"/>
  </w:num>
  <w:num w:numId="55" w16cid:durableId="463234491">
    <w:abstractNumId w:val="119"/>
  </w:num>
  <w:num w:numId="56" w16cid:durableId="2121603109">
    <w:abstractNumId w:val="20"/>
  </w:num>
  <w:num w:numId="57" w16cid:durableId="12613907">
    <w:abstractNumId w:val="11"/>
  </w:num>
  <w:num w:numId="58" w16cid:durableId="1284072833">
    <w:abstractNumId w:val="53"/>
  </w:num>
  <w:num w:numId="59" w16cid:durableId="56100760">
    <w:abstractNumId w:val="92"/>
  </w:num>
  <w:num w:numId="60" w16cid:durableId="183325919">
    <w:abstractNumId w:val="14"/>
  </w:num>
  <w:num w:numId="61" w16cid:durableId="1868134401">
    <w:abstractNumId w:val="63"/>
  </w:num>
  <w:num w:numId="62" w16cid:durableId="306592446">
    <w:abstractNumId w:val="26"/>
  </w:num>
  <w:num w:numId="63" w16cid:durableId="1515995840">
    <w:abstractNumId w:val="12"/>
  </w:num>
  <w:num w:numId="64" w16cid:durableId="1750694544">
    <w:abstractNumId w:val="82"/>
  </w:num>
  <w:num w:numId="65" w16cid:durableId="1497258789">
    <w:abstractNumId w:val="112"/>
  </w:num>
  <w:num w:numId="66" w16cid:durableId="697850900">
    <w:abstractNumId w:val="40"/>
  </w:num>
  <w:num w:numId="67" w16cid:durableId="1332101957">
    <w:abstractNumId w:val="121"/>
  </w:num>
  <w:num w:numId="68" w16cid:durableId="2121678641">
    <w:abstractNumId w:val="1"/>
  </w:num>
  <w:num w:numId="69" w16cid:durableId="481316421">
    <w:abstractNumId w:val="31"/>
  </w:num>
  <w:num w:numId="70" w16cid:durableId="2073235250">
    <w:abstractNumId w:val="29"/>
  </w:num>
  <w:num w:numId="71" w16cid:durableId="1574388245">
    <w:abstractNumId w:val="15"/>
  </w:num>
  <w:num w:numId="72" w16cid:durableId="999194443">
    <w:abstractNumId w:val="100"/>
  </w:num>
  <w:num w:numId="73" w16cid:durableId="1608195916">
    <w:abstractNumId w:val="36"/>
  </w:num>
  <w:num w:numId="74" w16cid:durableId="958220096">
    <w:abstractNumId w:val="62"/>
  </w:num>
  <w:num w:numId="75" w16cid:durableId="1101029304">
    <w:abstractNumId w:val="97"/>
  </w:num>
  <w:num w:numId="76" w16cid:durableId="646210186">
    <w:abstractNumId w:val="22"/>
  </w:num>
  <w:num w:numId="77" w16cid:durableId="2018841829">
    <w:abstractNumId w:val="75"/>
  </w:num>
  <w:num w:numId="78" w16cid:durableId="617302105">
    <w:abstractNumId w:val="59"/>
  </w:num>
  <w:num w:numId="79" w16cid:durableId="188765681">
    <w:abstractNumId w:val="13"/>
  </w:num>
  <w:num w:numId="80" w16cid:durableId="1423337008">
    <w:abstractNumId w:val="79"/>
  </w:num>
  <w:num w:numId="81" w16cid:durableId="1307511187">
    <w:abstractNumId w:val="124"/>
  </w:num>
  <w:num w:numId="82" w16cid:durableId="265692550">
    <w:abstractNumId w:val="84"/>
  </w:num>
  <w:num w:numId="83" w16cid:durableId="1106120546">
    <w:abstractNumId w:val="104"/>
  </w:num>
  <w:num w:numId="84" w16cid:durableId="728184688">
    <w:abstractNumId w:val="38"/>
  </w:num>
  <w:num w:numId="85" w16cid:durableId="1609846424">
    <w:abstractNumId w:val="76"/>
  </w:num>
  <w:num w:numId="86" w16cid:durableId="1280916507">
    <w:abstractNumId w:val="54"/>
  </w:num>
  <w:num w:numId="87" w16cid:durableId="797601919">
    <w:abstractNumId w:val="136"/>
  </w:num>
  <w:num w:numId="88" w16cid:durableId="363139398">
    <w:abstractNumId w:val="6"/>
  </w:num>
  <w:num w:numId="89" w16cid:durableId="457260567">
    <w:abstractNumId w:val="98"/>
  </w:num>
  <w:num w:numId="90" w16cid:durableId="1578634720">
    <w:abstractNumId w:val="134"/>
  </w:num>
  <w:num w:numId="91" w16cid:durableId="1721005925">
    <w:abstractNumId w:val="37"/>
  </w:num>
  <w:num w:numId="92" w16cid:durableId="1639872878">
    <w:abstractNumId w:val="89"/>
  </w:num>
  <w:num w:numId="93" w16cid:durableId="20980868">
    <w:abstractNumId w:val="19"/>
  </w:num>
  <w:num w:numId="94" w16cid:durableId="1714115013">
    <w:abstractNumId w:val="65"/>
  </w:num>
  <w:num w:numId="95" w16cid:durableId="257642478">
    <w:abstractNumId w:val="42"/>
  </w:num>
  <w:num w:numId="96" w16cid:durableId="1344042819">
    <w:abstractNumId w:val="2"/>
  </w:num>
  <w:num w:numId="97" w16cid:durableId="797069869">
    <w:abstractNumId w:val="110"/>
  </w:num>
  <w:num w:numId="98" w16cid:durableId="1589656660">
    <w:abstractNumId w:val="85"/>
  </w:num>
  <w:num w:numId="99" w16cid:durableId="7216997">
    <w:abstractNumId w:val="48"/>
  </w:num>
  <w:num w:numId="100" w16cid:durableId="644899045">
    <w:abstractNumId w:val="8"/>
  </w:num>
  <w:num w:numId="101" w16cid:durableId="1716270053">
    <w:abstractNumId w:val="28"/>
  </w:num>
  <w:num w:numId="102" w16cid:durableId="459350229">
    <w:abstractNumId w:val="56"/>
  </w:num>
  <w:num w:numId="103" w16cid:durableId="377052499">
    <w:abstractNumId w:val="127"/>
  </w:num>
  <w:num w:numId="104" w16cid:durableId="1074468152">
    <w:abstractNumId w:val="30"/>
  </w:num>
  <w:num w:numId="105" w16cid:durableId="1930964476">
    <w:abstractNumId w:val="78"/>
  </w:num>
  <w:num w:numId="106" w16cid:durableId="595021323">
    <w:abstractNumId w:val="52"/>
  </w:num>
  <w:num w:numId="107" w16cid:durableId="699362032">
    <w:abstractNumId w:val="81"/>
  </w:num>
  <w:num w:numId="108" w16cid:durableId="1041631455">
    <w:abstractNumId w:val="23"/>
  </w:num>
  <w:num w:numId="109" w16cid:durableId="348408428">
    <w:abstractNumId w:val="18"/>
  </w:num>
  <w:num w:numId="110" w16cid:durableId="1183740042">
    <w:abstractNumId w:val="94"/>
  </w:num>
  <w:num w:numId="111" w16cid:durableId="135493594">
    <w:abstractNumId w:val="125"/>
  </w:num>
  <w:num w:numId="112" w16cid:durableId="420837606">
    <w:abstractNumId w:val="120"/>
  </w:num>
  <w:num w:numId="113" w16cid:durableId="576404374">
    <w:abstractNumId w:val="101"/>
  </w:num>
  <w:num w:numId="114" w16cid:durableId="1448161860">
    <w:abstractNumId w:val="61"/>
  </w:num>
  <w:num w:numId="115" w16cid:durableId="706223716">
    <w:abstractNumId w:val="7"/>
  </w:num>
  <w:num w:numId="116" w16cid:durableId="54204588">
    <w:abstractNumId w:val="68"/>
  </w:num>
  <w:num w:numId="117" w16cid:durableId="2078284430">
    <w:abstractNumId w:val="137"/>
  </w:num>
  <w:num w:numId="118" w16cid:durableId="1174879003">
    <w:abstractNumId w:val="9"/>
  </w:num>
  <w:num w:numId="119" w16cid:durableId="1937444854">
    <w:abstractNumId w:val="129"/>
  </w:num>
  <w:num w:numId="120" w16cid:durableId="2091928257">
    <w:abstractNumId w:val="133"/>
  </w:num>
  <w:num w:numId="121" w16cid:durableId="1454396997">
    <w:abstractNumId w:val="46"/>
  </w:num>
  <w:num w:numId="122" w16cid:durableId="84767890">
    <w:abstractNumId w:val="64"/>
  </w:num>
  <w:num w:numId="123" w16cid:durableId="1720202174">
    <w:abstractNumId w:val="115"/>
  </w:num>
  <w:num w:numId="124" w16cid:durableId="1576814670">
    <w:abstractNumId w:val="88"/>
  </w:num>
  <w:num w:numId="125" w16cid:durableId="1708985360">
    <w:abstractNumId w:val="17"/>
  </w:num>
  <w:num w:numId="126" w16cid:durableId="1559315268">
    <w:abstractNumId w:val="131"/>
  </w:num>
  <w:num w:numId="127" w16cid:durableId="1619726737">
    <w:abstractNumId w:val="35"/>
  </w:num>
  <w:num w:numId="128" w16cid:durableId="499858004">
    <w:abstractNumId w:val="55"/>
  </w:num>
  <w:num w:numId="129" w16cid:durableId="1244333317">
    <w:abstractNumId w:val="95"/>
  </w:num>
  <w:num w:numId="130" w16cid:durableId="1525359429">
    <w:abstractNumId w:val="77"/>
  </w:num>
  <w:num w:numId="131" w16cid:durableId="1146820039">
    <w:abstractNumId w:val="103"/>
  </w:num>
  <w:num w:numId="132" w16cid:durableId="634532550">
    <w:abstractNumId w:val="45"/>
  </w:num>
  <w:num w:numId="133" w16cid:durableId="1436553882">
    <w:abstractNumId w:val="5"/>
  </w:num>
  <w:num w:numId="134" w16cid:durableId="1442919446">
    <w:abstractNumId w:val="74"/>
  </w:num>
  <w:num w:numId="135" w16cid:durableId="1309356141">
    <w:abstractNumId w:val="128"/>
  </w:num>
  <w:num w:numId="136" w16cid:durableId="720444779">
    <w:abstractNumId w:val="10"/>
  </w:num>
  <w:num w:numId="137" w16cid:durableId="1678077794">
    <w:abstractNumId w:val="69"/>
  </w:num>
  <w:num w:numId="138" w16cid:durableId="1034160581">
    <w:abstractNumId w:val="80"/>
  </w:num>
  <w:num w:numId="139" w16cid:durableId="259485641">
    <w:abstractNumId w:val="1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D52A0"/>
    <w:rsid w:val="000F52A5"/>
    <w:rsid w:val="0016400F"/>
    <w:rsid w:val="003D4611"/>
    <w:rsid w:val="0046738D"/>
    <w:rsid w:val="005E3FA9"/>
    <w:rsid w:val="006C0569"/>
    <w:rsid w:val="006E33C5"/>
    <w:rsid w:val="006F3CDD"/>
    <w:rsid w:val="00714687"/>
    <w:rsid w:val="007213FB"/>
    <w:rsid w:val="00832537"/>
    <w:rsid w:val="0084704E"/>
    <w:rsid w:val="008977AB"/>
    <w:rsid w:val="00A2261A"/>
    <w:rsid w:val="00A5103D"/>
    <w:rsid w:val="00B15215"/>
    <w:rsid w:val="00BB76E8"/>
    <w:rsid w:val="00BF64AD"/>
    <w:rsid w:val="00C82F0A"/>
    <w:rsid w:val="00CB2649"/>
    <w:rsid w:val="00CE0AB0"/>
    <w:rsid w:val="00D3526B"/>
    <w:rsid w:val="00D37331"/>
    <w:rsid w:val="00DC3D7C"/>
    <w:rsid w:val="00E23E03"/>
    <w:rsid w:val="00E83317"/>
    <w:rsid w:val="00E83D3C"/>
    <w:rsid w:val="00EA6554"/>
    <w:rsid w:val="00EA7909"/>
    <w:rsid w:val="00EB0840"/>
    <w:rsid w:val="00EC4954"/>
    <w:rsid w:val="00FA5DCA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5</cp:revision>
  <dcterms:created xsi:type="dcterms:W3CDTF">2026-03-13T13:46:00Z</dcterms:created>
  <dcterms:modified xsi:type="dcterms:W3CDTF">2026-03-19T13:53:00Z</dcterms:modified>
</cp:coreProperties>
</file>