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B107" w14:textId="77777777" w:rsidR="0084704E" w:rsidRDefault="0084704E">
      <w:pPr>
        <w:rPr>
          <w:lang w:val="es-ES"/>
        </w:rPr>
      </w:pPr>
    </w:p>
    <w:p w14:paraId="6C8A9414" w14:textId="7AE24FA7" w:rsidR="00B15215" w:rsidRDefault="00B15215" w:rsidP="00B15215">
      <w:pPr>
        <w:pStyle w:val="Ttulo1"/>
        <w:jc w:val="center"/>
        <w:rPr>
          <w:lang w:val="es-ES"/>
        </w:rPr>
      </w:pPr>
      <w:r>
        <w:rPr>
          <w:lang w:val="es-ES"/>
        </w:rPr>
        <w:t>Especificaciòn de Requerimientos de Software</w:t>
      </w:r>
    </w:p>
    <w:p w14:paraId="1C616325" w14:textId="77777777" w:rsidR="00B15215" w:rsidRDefault="00B15215" w:rsidP="00B15215">
      <w:pPr>
        <w:rPr>
          <w:lang w:val="es-ES"/>
        </w:rPr>
      </w:pPr>
    </w:p>
    <w:p w14:paraId="3463C995" w14:textId="470423BE" w:rsidR="00B15215" w:rsidRDefault="00B15215" w:rsidP="00B15215">
      <w:pPr>
        <w:pStyle w:val="Ttulo2"/>
        <w:numPr>
          <w:ilvl w:val="0"/>
          <w:numId w:val="69"/>
        </w:numPr>
        <w:rPr>
          <w:lang w:val="es-ES"/>
        </w:rPr>
      </w:pPr>
      <w:r>
        <w:rPr>
          <w:lang w:val="es-ES"/>
        </w:rPr>
        <w:t>Introducción</w:t>
      </w:r>
    </w:p>
    <w:p w14:paraId="4B7C04B2" w14:textId="423497A0" w:rsidR="00B15215" w:rsidRDefault="00B15215" w:rsidP="00B15215">
      <w:pPr>
        <w:pStyle w:val="Ttulo3"/>
        <w:numPr>
          <w:ilvl w:val="1"/>
          <w:numId w:val="69"/>
        </w:numPr>
      </w:pPr>
      <w:r w:rsidRPr="00B15215">
        <w:t>Propósito del documento</w:t>
      </w:r>
    </w:p>
    <w:p w14:paraId="21E7843C" w14:textId="5C1F8041" w:rsidR="00B15215" w:rsidRDefault="00B15215" w:rsidP="00B15215">
      <w:pPr>
        <w:rPr>
          <w:b/>
          <w:bCs/>
        </w:rPr>
      </w:pPr>
      <w:r>
        <w:t xml:space="preserve">Este documento describe los requerimientos funcionales, no funcionales del sistema </w:t>
      </w:r>
      <w:proofErr w:type="spellStart"/>
      <w:r>
        <w:rPr>
          <w:b/>
          <w:bCs/>
        </w:rPr>
        <w:t>AthletIQ</w:t>
      </w:r>
      <w:proofErr w:type="spellEnd"/>
      <w:r>
        <w:rPr>
          <w:b/>
          <w:bCs/>
        </w:rPr>
        <w:t>.</w:t>
      </w:r>
    </w:p>
    <w:p w14:paraId="65C72E7B" w14:textId="77777777" w:rsidR="00B15215" w:rsidRDefault="00B15215" w:rsidP="00B15215">
      <w:pPr>
        <w:rPr>
          <w:b/>
          <w:bCs/>
        </w:rPr>
      </w:pPr>
    </w:p>
    <w:p w14:paraId="634AA38E" w14:textId="05CEACE3" w:rsidR="00B15215" w:rsidRDefault="00B15215" w:rsidP="00B15215">
      <w:r>
        <w:t>El objetivo es proporcionar una especificación clara del sistema para:</w:t>
      </w:r>
    </w:p>
    <w:p w14:paraId="63944AB6" w14:textId="5C72903E" w:rsidR="00B15215" w:rsidRDefault="00B15215" w:rsidP="00B15215">
      <w:pPr>
        <w:pStyle w:val="Prrafodelista"/>
        <w:numPr>
          <w:ilvl w:val="0"/>
          <w:numId w:val="70"/>
        </w:numPr>
      </w:pPr>
      <w:r>
        <w:t>Desarrollo de Software.</w:t>
      </w:r>
    </w:p>
    <w:p w14:paraId="5661DE37" w14:textId="5FB1018E" w:rsidR="00B15215" w:rsidRDefault="00B15215" w:rsidP="00B15215">
      <w:pPr>
        <w:pStyle w:val="Prrafodelista"/>
        <w:numPr>
          <w:ilvl w:val="0"/>
          <w:numId w:val="70"/>
        </w:numPr>
      </w:pPr>
      <w:r>
        <w:t>Diseño de la arquitectura</w:t>
      </w:r>
    </w:p>
    <w:p w14:paraId="15B2B230" w14:textId="6ACBE1B7" w:rsidR="00B15215" w:rsidRDefault="00B15215" w:rsidP="00B15215">
      <w:pPr>
        <w:pStyle w:val="Prrafodelista"/>
        <w:numPr>
          <w:ilvl w:val="0"/>
          <w:numId w:val="70"/>
        </w:numPr>
      </w:pPr>
      <w:r>
        <w:t>Validación de funcionalidades</w:t>
      </w:r>
    </w:p>
    <w:p w14:paraId="3249475C" w14:textId="75460CEA" w:rsidR="00B15215" w:rsidRDefault="00B15215" w:rsidP="00B15215">
      <w:pPr>
        <w:pStyle w:val="Prrafodelista"/>
        <w:numPr>
          <w:ilvl w:val="0"/>
          <w:numId w:val="70"/>
        </w:numPr>
      </w:pPr>
      <w:r>
        <w:t xml:space="preserve">Comunicación entre los </w:t>
      </w:r>
      <w:proofErr w:type="spellStart"/>
      <w:r>
        <w:t>Stakeholders</w:t>
      </w:r>
      <w:proofErr w:type="spellEnd"/>
      <w:r>
        <w:t xml:space="preserve"> del proyecto</w:t>
      </w:r>
    </w:p>
    <w:p w14:paraId="5CE3E2AD" w14:textId="7F2CEA8A" w:rsidR="00B15215" w:rsidRDefault="00B15215" w:rsidP="00B15215">
      <w:r>
        <w:t>Este documento servirá como referencia para el diseño, implementación y evolución de la plataforma.</w:t>
      </w:r>
    </w:p>
    <w:p w14:paraId="0C38C722" w14:textId="77777777" w:rsidR="00B15215" w:rsidRDefault="00B15215" w:rsidP="00B15215"/>
    <w:p w14:paraId="14527184" w14:textId="4469BAD5" w:rsidR="00B15215" w:rsidRDefault="00B15215" w:rsidP="00B15215">
      <w:pPr>
        <w:pStyle w:val="Ttulo3"/>
        <w:numPr>
          <w:ilvl w:val="1"/>
          <w:numId w:val="69"/>
        </w:numPr>
      </w:pPr>
      <w:r>
        <w:t>Alcance del Sistema.</w:t>
      </w:r>
    </w:p>
    <w:p w14:paraId="506080A3" w14:textId="77777777" w:rsidR="00B15215" w:rsidRDefault="00B15215" w:rsidP="00B15215">
      <w:pPr>
        <w:pStyle w:val="Sinespaciado"/>
      </w:pPr>
      <w:proofErr w:type="spellStart"/>
      <w:r w:rsidRPr="00B15215">
        <w:t>AthletIQ</w:t>
      </w:r>
      <w:proofErr w:type="spellEnd"/>
      <w:r w:rsidRPr="00B15215">
        <w:t xml:space="preserve"> es una plataforma digital orientada a atletas y entrenadores que permite:</w:t>
      </w:r>
    </w:p>
    <w:p w14:paraId="77F932C4" w14:textId="77777777" w:rsidR="00B15215" w:rsidRPr="00B15215" w:rsidRDefault="00B15215" w:rsidP="00B15215">
      <w:pPr>
        <w:pStyle w:val="Sinespaciado"/>
      </w:pPr>
    </w:p>
    <w:p w14:paraId="2133BE70" w14:textId="77777777" w:rsidR="00B15215" w:rsidRPr="00B15215" w:rsidRDefault="00B15215" w:rsidP="00B15215">
      <w:pPr>
        <w:pStyle w:val="Sinespaciado"/>
        <w:numPr>
          <w:ilvl w:val="0"/>
          <w:numId w:val="74"/>
        </w:numPr>
      </w:pPr>
      <w:r w:rsidRPr="00B15215">
        <w:t>registrar entrenamientos deportivos</w:t>
      </w:r>
    </w:p>
    <w:p w14:paraId="591DA4A1" w14:textId="77777777" w:rsidR="00B15215" w:rsidRPr="00B15215" w:rsidRDefault="00B15215" w:rsidP="00B15215">
      <w:pPr>
        <w:pStyle w:val="Sinespaciado"/>
        <w:numPr>
          <w:ilvl w:val="0"/>
          <w:numId w:val="74"/>
        </w:numPr>
      </w:pPr>
      <w:r w:rsidRPr="00B15215">
        <w:t>analizar métricas de rendimiento</w:t>
      </w:r>
    </w:p>
    <w:p w14:paraId="61419B70" w14:textId="77777777" w:rsidR="00B15215" w:rsidRPr="00B15215" w:rsidRDefault="00B15215" w:rsidP="00B15215">
      <w:pPr>
        <w:pStyle w:val="Sinespaciado"/>
        <w:numPr>
          <w:ilvl w:val="0"/>
          <w:numId w:val="74"/>
        </w:numPr>
      </w:pPr>
      <w:r w:rsidRPr="00B15215">
        <w:t>generar entrenamientos adaptativos mediante inteligencia artificial</w:t>
      </w:r>
    </w:p>
    <w:p w14:paraId="2CF5078F" w14:textId="77777777" w:rsidR="00B15215" w:rsidRPr="00B15215" w:rsidRDefault="00B15215" w:rsidP="00B15215">
      <w:pPr>
        <w:pStyle w:val="Sinespaciado"/>
        <w:numPr>
          <w:ilvl w:val="0"/>
          <w:numId w:val="74"/>
        </w:numPr>
      </w:pPr>
      <w:r w:rsidRPr="00B15215">
        <w:t>participar en retos deportivos</w:t>
      </w:r>
    </w:p>
    <w:p w14:paraId="4F2FB3B1" w14:textId="77777777" w:rsidR="00B15215" w:rsidRDefault="00B15215" w:rsidP="00B15215">
      <w:pPr>
        <w:pStyle w:val="Sinespaciado"/>
        <w:numPr>
          <w:ilvl w:val="0"/>
          <w:numId w:val="74"/>
        </w:numPr>
      </w:pPr>
      <w:r w:rsidRPr="00B15215">
        <w:t>gestionar eventos y competencias</w:t>
      </w:r>
    </w:p>
    <w:p w14:paraId="1F04A173" w14:textId="77777777" w:rsidR="00B15215" w:rsidRPr="00B15215" w:rsidRDefault="00B15215" w:rsidP="00B15215">
      <w:pPr>
        <w:pStyle w:val="Sinespaciado"/>
        <w:ind w:left="720"/>
      </w:pPr>
    </w:p>
    <w:p w14:paraId="740D76B9" w14:textId="77777777" w:rsidR="00B15215" w:rsidRDefault="00B15215" w:rsidP="00B15215">
      <w:pPr>
        <w:pStyle w:val="Sinespaciado"/>
      </w:pPr>
      <w:r w:rsidRPr="00B15215">
        <w:t xml:space="preserve">El sistema está diseñado como una </w:t>
      </w:r>
      <w:r w:rsidRPr="00B15215">
        <w:rPr>
          <w:b/>
          <w:bCs/>
        </w:rPr>
        <w:t>plataforma modular basada en microservicios</w:t>
      </w:r>
      <w:r w:rsidRPr="00B15215">
        <w:t>, compuesta por los siguientes módulos principales:</w:t>
      </w:r>
    </w:p>
    <w:p w14:paraId="4C73D9D3" w14:textId="77777777" w:rsidR="00B15215" w:rsidRPr="00B15215" w:rsidRDefault="00B15215" w:rsidP="00B15215">
      <w:pPr>
        <w:pStyle w:val="Sinespaciado"/>
      </w:pPr>
    </w:p>
    <w:p w14:paraId="439086DA" w14:textId="77777777" w:rsidR="00B15215" w:rsidRPr="00B15215" w:rsidRDefault="00B15215" w:rsidP="00B15215">
      <w:pPr>
        <w:pStyle w:val="Sinespaciado"/>
        <w:numPr>
          <w:ilvl w:val="0"/>
          <w:numId w:val="75"/>
        </w:numPr>
      </w:pPr>
      <w:proofErr w:type="spellStart"/>
      <w:r w:rsidRPr="00B15215">
        <w:rPr>
          <w:b/>
          <w:bCs/>
        </w:rPr>
        <w:t>AthletIQ</w:t>
      </w:r>
      <w:proofErr w:type="spellEnd"/>
      <w:r w:rsidRPr="00B15215">
        <w:rPr>
          <w:b/>
          <w:bCs/>
        </w:rPr>
        <w:t xml:space="preserve"> Core</w:t>
      </w:r>
      <w:r w:rsidRPr="00B15215">
        <w:t xml:space="preserve"> – Gestión de usuarios, planes, permisos e integraciones.</w:t>
      </w:r>
    </w:p>
    <w:p w14:paraId="1A92258D" w14:textId="77777777" w:rsidR="00B15215" w:rsidRPr="00B15215" w:rsidRDefault="00B15215" w:rsidP="00B15215">
      <w:pPr>
        <w:pStyle w:val="Sinespaciado"/>
        <w:numPr>
          <w:ilvl w:val="0"/>
          <w:numId w:val="75"/>
        </w:numPr>
      </w:pPr>
      <w:proofErr w:type="spellStart"/>
      <w:r w:rsidRPr="00B15215">
        <w:rPr>
          <w:b/>
          <w:bCs/>
        </w:rPr>
        <w:t>AthletIQ</w:t>
      </w:r>
      <w:proofErr w:type="spellEnd"/>
      <w:r w:rsidRPr="00B15215">
        <w:rPr>
          <w:b/>
          <w:bCs/>
        </w:rPr>
        <w:t xml:space="preserve"> Train</w:t>
      </w:r>
      <w:r w:rsidRPr="00B15215">
        <w:t xml:space="preserve"> – Gestión y generación de entrenamientos adaptativos.</w:t>
      </w:r>
    </w:p>
    <w:p w14:paraId="73B74938" w14:textId="77777777" w:rsidR="00B15215" w:rsidRPr="00B15215" w:rsidRDefault="00B15215" w:rsidP="00B15215">
      <w:pPr>
        <w:pStyle w:val="Sinespaciado"/>
        <w:numPr>
          <w:ilvl w:val="0"/>
          <w:numId w:val="75"/>
        </w:numPr>
      </w:pPr>
      <w:proofErr w:type="spellStart"/>
      <w:r w:rsidRPr="00B15215">
        <w:rPr>
          <w:b/>
          <w:bCs/>
        </w:rPr>
        <w:t>AthletIQ</w:t>
      </w:r>
      <w:proofErr w:type="spellEnd"/>
      <w:r w:rsidRPr="00B15215">
        <w:rPr>
          <w:b/>
          <w:bCs/>
        </w:rPr>
        <w:t xml:space="preserve"> Arena</w:t>
      </w:r>
      <w:r w:rsidRPr="00B15215">
        <w:t xml:space="preserve"> – Gestión de retos deportivos entre usuarios.</w:t>
      </w:r>
    </w:p>
    <w:p w14:paraId="5980CF9F" w14:textId="77777777" w:rsidR="00B15215" w:rsidRDefault="00B15215" w:rsidP="00B15215">
      <w:pPr>
        <w:pStyle w:val="Sinespaciado"/>
        <w:numPr>
          <w:ilvl w:val="0"/>
          <w:numId w:val="75"/>
        </w:numPr>
      </w:pPr>
      <w:proofErr w:type="spellStart"/>
      <w:r w:rsidRPr="00B15215">
        <w:rPr>
          <w:b/>
          <w:bCs/>
        </w:rPr>
        <w:t>AthletIQ</w:t>
      </w:r>
      <w:proofErr w:type="spellEnd"/>
      <w:r w:rsidRPr="00B15215">
        <w:rPr>
          <w:b/>
          <w:bCs/>
        </w:rPr>
        <w:t xml:space="preserve"> </w:t>
      </w:r>
      <w:proofErr w:type="spellStart"/>
      <w:r w:rsidRPr="00B15215">
        <w:rPr>
          <w:b/>
          <w:bCs/>
        </w:rPr>
        <w:t>Events</w:t>
      </w:r>
      <w:proofErr w:type="spellEnd"/>
      <w:r w:rsidRPr="00B15215">
        <w:t xml:space="preserve"> – Gestión de competencias deportivas.</w:t>
      </w:r>
    </w:p>
    <w:p w14:paraId="0DAAFE4E" w14:textId="77777777" w:rsidR="00B15215" w:rsidRDefault="00B15215" w:rsidP="00B15215">
      <w:pPr>
        <w:pStyle w:val="Sinespaciado"/>
        <w:ind w:left="720"/>
        <w:rPr>
          <w:b/>
          <w:bCs/>
        </w:rPr>
      </w:pPr>
    </w:p>
    <w:p w14:paraId="0D111BC5" w14:textId="77777777" w:rsidR="00B15215" w:rsidRDefault="00B15215" w:rsidP="00B15215">
      <w:pPr>
        <w:pStyle w:val="Sinespaciado"/>
        <w:ind w:left="720"/>
        <w:rPr>
          <w:b/>
          <w:bCs/>
        </w:rPr>
      </w:pPr>
    </w:p>
    <w:p w14:paraId="49C4B6CD" w14:textId="77777777" w:rsidR="00B15215" w:rsidRPr="00B15215" w:rsidRDefault="00B15215" w:rsidP="00B15215">
      <w:pPr>
        <w:pStyle w:val="Sinespaciado"/>
        <w:ind w:left="720"/>
      </w:pPr>
    </w:p>
    <w:p w14:paraId="3DA9DE5A" w14:textId="77777777" w:rsidR="00B15215" w:rsidRDefault="00B15215" w:rsidP="00B15215">
      <w:pPr>
        <w:pStyle w:val="Sinespaciado"/>
      </w:pPr>
      <w:r w:rsidRPr="00B15215">
        <w:lastRenderedPageBreak/>
        <w:t>En su primera versión (MVP), la plataforma se enfocará en las siguientes disciplinas deportivas:</w:t>
      </w:r>
    </w:p>
    <w:p w14:paraId="61A8FBE3" w14:textId="77777777" w:rsidR="00B15215" w:rsidRPr="00B15215" w:rsidRDefault="00B15215" w:rsidP="00B15215">
      <w:pPr>
        <w:pStyle w:val="Sinespaciado"/>
      </w:pPr>
    </w:p>
    <w:p w14:paraId="38C4097F" w14:textId="77777777" w:rsidR="00B15215" w:rsidRPr="00B15215" w:rsidRDefault="00B15215" w:rsidP="00B15215">
      <w:pPr>
        <w:pStyle w:val="Sinespaciado"/>
        <w:numPr>
          <w:ilvl w:val="0"/>
          <w:numId w:val="76"/>
        </w:numPr>
      </w:pPr>
      <w:r w:rsidRPr="00B15215">
        <w:t>running</w:t>
      </w:r>
    </w:p>
    <w:p w14:paraId="53AD2F11" w14:textId="77777777" w:rsidR="00B15215" w:rsidRPr="00B15215" w:rsidRDefault="00B15215" w:rsidP="00B15215">
      <w:pPr>
        <w:pStyle w:val="Sinespaciado"/>
        <w:numPr>
          <w:ilvl w:val="0"/>
          <w:numId w:val="76"/>
        </w:numPr>
      </w:pPr>
      <w:r w:rsidRPr="00B15215">
        <w:t>crossfit</w:t>
      </w:r>
    </w:p>
    <w:p w14:paraId="35F38887" w14:textId="77777777" w:rsidR="00B15215" w:rsidRDefault="00B15215" w:rsidP="00B15215">
      <w:pPr>
        <w:pStyle w:val="Sinespaciado"/>
        <w:numPr>
          <w:ilvl w:val="0"/>
          <w:numId w:val="76"/>
        </w:numPr>
      </w:pPr>
      <w:r w:rsidRPr="00B15215">
        <w:t>entrenamiento funcional</w:t>
      </w:r>
    </w:p>
    <w:p w14:paraId="7A4228D8" w14:textId="77777777" w:rsidR="00B15215" w:rsidRDefault="00B15215" w:rsidP="00B15215">
      <w:pPr>
        <w:pStyle w:val="Sinespaciado"/>
      </w:pPr>
    </w:p>
    <w:p w14:paraId="611B282B" w14:textId="44C7A86D" w:rsidR="00B15215" w:rsidRDefault="00B15215" w:rsidP="00B15215">
      <w:pPr>
        <w:pStyle w:val="Ttulo3"/>
        <w:numPr>
          <w:ilvl w:val="1"/>
          <w:numId w:val="69"/>
        </w:numPr>
      </w:pPr>
      <w:r>
        <w:t>Definiciones, acrónimos y abreviaturas.</w:t>
      </w:r>
    </w:p>
    <w:p w14:paraId="09967433" w14:textId="77777777" w:rsidR="00B15215" w:rsidRDefault="00B15215" w:rsidP="00B152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005"/>
      </w:tblGrid>
      <w:tr w:rsidR="00B15215" w14:paraId="5106F18C" w14:textId="77777777" w:rsidTr="00B15215">
        <w:tc>
          <w:tcPr>
            <w:tcW w:w="3823" w:type="dxa"/>
          </w:tcPr>
          <w:p w14:paraId="20EC0B61" w14:textId="52FC4D3A" w:rsidR="00B15215" w:rsidRPr="00B15215" w:rsidRDefault="00B15215" w:rsidP="00B15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Termino</w:t>
            </w:r>
          </w:p>
        </w:tc>
        <w:tc>
          <w:tcPr>
            <w:tcW w:w="5005" w:type="dxa"/>
          </w:tcPr>
          <w:p w14:paraId="1A7D392B" w14:textId="167C119D" w:rsidR="00B15215" w:rsidRPr="00B15215" w:rsidRDefault="00B15215" w:rsidP="00B15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B15215" w14:paraId="3C9C158E" w14:textId="77777777" w:rsidTr="00B15215">
        <w:tc>
          <w:tcPr>
            <w:tcW w:w="3823" w:type="dxa"/>
          </w:tcPr>
          <w:p w14:paraId="126D7A47" w14:textId="47F87175" w:rsidR="00B15215" w:rsidRDefault="00B15215" w:rsidP="00B15215">
            <w:r>
              <w:t>AI</w:t>
            </w:r>
          </w:p>
        </w:tc>
        <w:tc>
          <w:tcPr>
            <w:tcW w:w="5005" w:type="dxa"/>
          </w:tcPr>
          <w:p w14:paraId="0CF8B749" w14:textId="2D302C60" w:rsidR="00B15215" w:rsidRDefault="00B15215" w:rsidP="00B15215">
            <w:r>
              <w:t>Inteligencia Artificial</w:t>
            </w:r>
          </w:p>
        </w:tc>
      </w:tr>
      <w:tr w:rsidR="00B15215" w14:paraId="5E0E9508" w14:textId="77777777" w:rsidTr="00B15215">
        <w:tc>
          <w:tcPr>
            <w:tcW w:w="3823" w:type="dxa"/>
          </w:tcPr>
          <w:p w14:paraId="4AF3BE9A" w14:textId="71B6E19A" w:rsidR="00B15215" w:rsidRDefault="00B15215" w:rsidP="00B15215">
            <w:r>
              <w:t>RPE</w:t>
            </w:r>
          </w:p>
        </w:tc>
        <w:tc>
          <w:tcPr>
            <w:tcW w:w="5005" w:type="dxa"/>
          </w:tcPr>
          <w:p w14:paraId="03E407DE" w14:textId="7680B9D2" w:rsidR="00B15215" w:rsidRDefault="00B15215" w:rsidP="00B15215">
            <w:r>
              <w:t xml:space="preserve">Rate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Perceived</w:t>
            </w:r>
            <w:proofErr w:type="spellEnd"/>
            <w:r>
              <w:t xml:space="preserve"> </w:t>
            </w:r>
            <w:proofErr w:type="spellStart"/>
            <w:r>
              <w:t>Exertion</w:t>
            </w:r>
            <w:proofErr w:type="spellEnd"/>
            <w:r>
              <w:t xml:space="preserve"> (</w:t>
            </w:r>
            <w:proofErr w:type="spellStart"/>
            <w:r>
              <w:t>Percepciòn</w:t>
            </w:r>
            <w:proofErr w:type="spellEnd"/>
            <w:r>
              <w:t xml:space="preserve"> de esfuerzo)</w:t>
            </w:r>
          </w:p>
        </w:tc>
      </w:tr>
      <w:tr w:rsidR="00B15215" w14:paraId="2A85ABB0" w14:textId="77777777" w:rsidTr="00B15215">
        <w:tc>
          <w:tcPr>
            <w:tcW w:w="3823" w:type="dxa"/>
          </w:tcPr>
          <w:p w14:paraId="70783563" w14:textId="20F9110E" w:rsidR="00B15215" w:rsidRDefault="00B15215" w:rsidP="00B15215">
            <w:r>
              <w:t>MVP</w:t>
            </w:r>
          </w:p>
        </w:tc>
        <w:tc>
          <w:tcPr>
            <w:tcW w:w="5005" w:type="dxa"/>
          </w:tcPr>
          <w:p w14:paraId="4EA4FCDE" w14:textId="69593D17" w:rsidR="00B15215" w:rsidRDefault="00B15215" w:rsidP="00B15215">
            <w:proofErr w:type="spellStart"/>
            <w:r>
              <w:t>Minimum</w:t>
            </w:r>
            <w:proofErr w:type="spellEnd"/>
            <w:r>
              <w:t xml:space="preserve"> </w:t>
            </w:r>
            <w:proofErr w:type="spellStart"/>
            <w:r>
              <w:t>Vailable</w:t>
            </w:r>
            <w:proofErr w:type="spellEnd"/>
            <w:r>
              <w:t xml:space="preserve"> </w:t>
            </w:r>
            <w:proofErr w:type="spellStart"/>
            <w:r>
              <w:t>Product</w:t>
            </w:r>
            <w:proofErr w:type="spellEnd"/>
          </w:p>
        </w:tc>
      </w:tr>
      <w:tr w:rsidR="00B15215" w14:paraId="2DC73B4A" w14:textId="77777777" w:rsidTr="00B15215">
        <w:tc>
          <w:tcPr>
            <w:tcW w:w="3823" w:type="dxa"/>
          </w:tcPr>
          <w:p w14:paraId="65184D03" w14:textId="62224DA2" w:rsidR="00B15215" w:rsidRDefault="00B15215" w:rsidP="00B15215">
            <w:r>
              <w:t>API</w:t>
            </w:r>
          </w:p>
        </w:tc>
        <w:tc>
          <w:tcPr>
            <w:tcW w:w="5005" w:type="dxa"/>
          </w:tcPr>
          <w:p w14:paraId="704F5044" w14:textId="796127CF" w:rsidR="00B15215" w:rsidRDefault="00B15215" w:rsidP="00B15215"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Programing</w:t>
            </w:r>
            <w:proofErr w:type="spellEnd"/>
            <w:r>
              <w:t xml:space="preserve"> Interface</w:t>
            </w:r>
          </w:p>
        </w:tc>
      </w:tr>
      <w:tr w:rsidR="00B15215" w14:paraId="73D149EA" w14:textId="77777777" w:rsidTr="00B15215">
        <w:tc>
          <w:tcPr>
            <w:tcW w:w="3823" w:type="dxa"/>
          </w:tcPr>
          <w:p w14:paraId="20D9D052" w14:textId="248E5E49" w:rsidR="00B15215" w:rsidRDefault="00B15215" w:rsidP="00B15215">
            <w:r>
              <w:t>HR</w:t>
            </w:r>
          </w:p>
        </w:tc>
        <w:tc>
          <w:tcPr>
            <w:tcW w:w="5005" w:type="dxa"/>
          </w:tcPr>
          <w:p w14:paraId="5F199761" w14:textId="36D2E0A7" w:rsidR="00B15215" w:rsidRDefault="00B15215" w:rsidP="00B15215">
            <w:r>
              <w:t xml:space="preserve">Heart </w:t>
            </w:r>
            <w:r w:rsidR="000D52A0">
              <w:t>Rate (</w:t>
            </w:r>
            <w:r>
              <w:t>Frecuencia Cardiaca)</w:t>
            </w:r>
          </w:p>
        </w:tc>
      </w:tr>
    </w:tbl>
    <w:p w14:paraId="1D65A29D" w14:textId="77777777" w:rsidR="00B15215" w:rsidRPr="00B15215" w:rsidRDefault="00B15215" w:rsidP="00B15215"/>
    <w:p w14:paraId="2ACC3271" w14:textId="77777777" w:rsidR="00B15215" w:rsidRDefault="00B15215" w:rsidP="00B15215">
      <w:pPr>
        <w:pStyle w:val="Sinespaciado"/>
      </w:pPr>
    </w:p>
    <w:p w14:paraId="005C596D" w14:textId="28381E2E" w:rsidR="000D52A0" w:rsidRDefault="000D52A0" w:rsidP="000D52A0">
      <w:pPr>
        <w:pStyle w:val="Ttulo3"/>
        <w:numPr>
          <w:ilvl w:val="1"/>
          <w:numId w:val="69"/>
        </w:numPr>
      </w:pPr>
      <w:r>
        <w:t>Referencias.</w:t>
      </w:r>
    </w:p>
    <w:p w14:paraId="427B551F" w14:textId="37FAB760" w:rsidR="000D52A0" w:rsidRDefault="000D52A0" w:rsidP="000D52A0">
      <w:r>
        <w:t>Este documento se basa en los siguientes estándares y conceptos.</w:t>
      </w:r>
    </w:p>
    <w:p w14:paraId="3123F33F" w14:textId="13CE54EA" w:rsidR="000D52A0" w:rsidRPr="000D52A0" w:rsidRDefault="000D52A0" w:rsidP="000D52A0">
      <w:pPr>
        <w:pStyle w:val="Sinespaciado"/>
        <w:numPr>
          <w:ilvl w:val="0"/>
          <w:numId w:val="77"/>
        </w:numPr>
      </w:pPr>
      <w:r w:rsidRPr="000D52A0">
        <w:t xml:space="preserve">IEEE 830 – Software </w:t>
      </w:r>
      <w:proofErr w:type="spellStart"/>
      <w:r w:rsidRPr="000D52A0">
        <w:t>Requirements</w:t>
      </w:r>
      <w:proofErr w:type="spellEnd"/>
      <w:r w:rsidRPr="000D52A0">
        <w:t xml:space="preserve"> </w:t>
      </w:r>
      <w:proofErr w:type="spellStart"/>
      <w:r w:rsidRPr="000D52A0">
        <w:t>Specification</w:t>
      </w:r>
      <w:proofErr w:type="spellEnd"/>
    </w:p>
    <w:p w14:paraId="4B378909" w14:textId="2F872E66" w:rsidR="000D52A0" w:rsidRPr="000D52A0" w:rsidRDefault="000D52A0" w:rsidP="000D52A0">
      <w:pPr>
        <w:pStyle w:val="Sinespaciado"/>
        <w:numPr>
          <w:ilvl w:val="0"/>
          <w:numId w:val="77"/>
        </w:numPr>
      </w:pPr>
      <w:r w:rsidRPr="000D52A0">
        <w:t xml:space="preserve">ISO/IEC/IEEE 29148 – </w:t>
      </w:r>
      <w:proofErr w:type="spellStart"/>
      <w:r w:rsidRPr="000D52A0">
        <w:t>Systems</w:t>
      </w:r>
      <w:proofErr w:type="spellEnd"/>
      <w:r w:rsidRPr="000D52A0">
        <w:t xml:space="preserve"> and Software </w:t>
      </w:r>
      <w:proofErr w:type="spellStart"/>
      <w:r w:rsidRPr="000D52A0">
        <w:t>Engineering</w:t>
      </w:r>
      <w:proofErr w:type="spellEnd"/>
      <w:r w:rsidRPr="000D52A0">
        <w:t xml:space="preserve"> </w:t>
      </w:r>
      <w:proofErr w:type="spellStart"/>
      <w:r w:rsidRPr="000D52A0">
        <w:t>Requirements</w:t>
      </w:r>
      <w:proofErr w:type="spellEnd"/>
    </w:p>
    <w:p w14:paraId="2C90ED3F" w14:textId="03A3197C" w:rsidR="000D52A0" w:rsidRPr="000D52A0" w:rsidRDefault="000D52A0" w:rsidP="000D52A0">
      <w:pPr>
        <w:pStyle w:val="Sinespaciado"/>
        <w:numPr>
          <w:ilvl w:val="0"/>
          <w:numId w:val="77"/>
        </w:numPr>
      </w:pPr>
      <w:r w:rsidRPr="000D52A0">
        <w:t>Arquitectura de microservicios</w:t>
      </w:r>
    </w:p>
    <w:p w14:paraId="1EBBDF33" w14:textId="553604CA" w:rsidR="000D52A0" w:rsidRDefault="000D52A0" w:rsidP="000D52A0">
      <w:pPr>
        <w:pStyle w:val="Sinespaciado"/>
        <w:numPr>
          <w:ilvl w:val="0"/>
          <w:numId w:val="77"/>
        </w:numPr>
      </w:pPr>
      <w:r w:rsidRPr="000D52A0">
        <w:t xml:space="preserve">Integración con </w:t>
      </w:r>
      <w:proofErr w:type="spellStart"/>
      <w:r w:rsidRPr="000D52A0">
        <w:t>APIs</w:t>
      </w:r>
      <w:proofErr w:type="spellEnd"/>
      <w:r w:rsidRPr="000D52A0">
        <w:t xml:space="preserve"> de plataformas deportivas</w:t>
      </w:r>
    </w:p>
    <w:p w14:paraId="24D661F5" w14:textId="77777777" w:rsidR="000D52A0" w:rsidRDefault="000D52A0" w:rsidP="000D52A0">
      <w:pPr>
        <w:pStyle w:val="Sinespaciado"/>
      </w:pPr>
    </w:p>
    <w:p w14:paraId="676115F1" w14:textId="77777777" w:rsidR="000D52A0" w:rsidRDefault="000D52A0" w:rsidP="000D52A0">
      <w:pPr>
        <w:pStyle w:val="Sinespaciado"/>
      </w:pPr>
    </w:p>
    <w:p w14:paraId="46DEFCBF" w14:textId="1BF93792" w:rsidR="000D52A0" w:rsidRDefault="000D52A0" w:rsidP="000D52A0">
      <w:pPr>
        <w:pStyle w:val="Ttulo3"/>
        <w:numPr>
          <w:ilvl w:val="1"/>
          <w:numId w:val="69"/>
        </w:numPr>
      </w:pPr>
      <w:r>
        <w:t>Visión General del documento.</w:t>
      </w:r>
    </w:p>
    <w:p w14:paraId="657026D6" w14:textId="3AAF387B" w:rsidR="000D52A0" w:rsidRDefault="000D52A0" w:rsidP="000D52A0">
      <w:r>
        <w:t>Este documento esta organizado de la siguiente manera:</w:t>
      </w:r>
    </w:p>
    <w:p w14:paraId="61F8F422" w14:textId="522AD14D" w:rsidR="000D52A0" w:rsidRPr="000D52A0" w:rsidRDefault="000D52A0" w:rsidP="000D52A0">
      <w:pPr>
        <w:pStyle w:val="Prrafodelista"/>
        <w:numPr>
          <w:ilvl w:val="0"/>
          <w:numId w:val="77"/>
        </w:numPr>
      </w:pPr>
      <w:r w:rsidRPr="000D52A0">
        <w:rPr>
          <w:b/>
          <w:bCs/>
        </w:rPr>
        <w:t>Sección 1:</w:t>
      </w:r>
      <w:r w:rsidRPr="000D52A0">
        <w:t xml:space="preserve"> Introducción al sistema.</w:t>
      </w:r>
    </w:p>
    <w:p w14:paraId="26BAA900" w14:textId="0099D1C0" w:rsidR="000D52A0" w:rsidRPr="000D52A0" w:rsidRDefault="000D52A0" w:rsidP="000D52A0">
      <w:pPr>
        <w:pStyle w:val="Prrafodelista"/>
        <w:numPr>
          <w:ilvl w:val="0"/>
          <w:numId w:val="77"/>
        </w:numPr>
      </w:pPr>
      <w:r w:rsidRPr="000D52A0">
        <w:rPr>
          <w:b/>
          <w:bCs/>
        </w:rPr>
        <w:t>Sección 2:</w:t>
      </w:r>
      <w:r w:rsidRPr="000D52A0">
        <w:t xml:space="preserve"> Descripción general de la plataforma.</w:t>
      </w:r>
    </w:p>
    <w:p w14:paraId="61F22703" w14:textId="5AB25FF1" w:rsidR="000D52A0" w:rsidRPr="000D52A0" w:rsidRDefault="000D52A0" w:rsidP="000D52A0">
      <w:pPr>
        <w:pStyle w:val="Prrafodelista"/>
        <w:numPr>
          <w:ilvl w:val="0"/>
          <w:numId w:val="77"/>
        </w:numPr>
      </w:pPr>
      <w:r w:rsidRPr="000D52A0">
        <w:rPr>
          <w:b/>
          <w:bCs/>
        </w:rPr>
        <w:t>Sección 3:</w:t>
      </w:r>
      <w:r w:rsidRPr="000D52A0">
        <w:t xml:space="preserve"> Requerimientos funcionales.</w:t>
      </w:r>
    </w:p>
    <w:p w14:paraId="21CF78E8" w14:textId="338DC955" w:rsidR="000D52A0" w:rsidRPr="000D52A0" w:rsidRDefault="000D52A0" w:rsidP="000D52A0">
      <w:pPr>
        <w:pStyle w:val="Prrafodelista"/>
        <w:numPr>
          <w:ilvl w:val="0"/>
          <w:numId w:val="77"/>
        </w:numPr>
      </w:pPr>
      <w:r w:rsidRPr="000D52A0">
        <w:rPr>
          <w:b/>
          <w:bCs/>
        </w:rPr>
        <w:t>Sección 4:</w:t>
      </w:r>
      <w:r w:rsidRPr="000D52A0">
        <w:t xml:space="preserve"> Requerimientos no funcionales.</w:t>
      </w:r>
    </w:p>
    <w:p w14:paraId="2F5E1574" w14:textId="4094D174" w:rsidR="000D52A0" w:rsidRPr="000D52A0" w:rsidRDefault="000D52A0" w:rsidP="000D52A0">
      <w:pPr>
        <w:pStyle w:val="Prrafodelista"/>
        <w:numPr>
          <w:ilvl w:val="0"/>
          <w:numId w:val="77"/>
        </w:numPr>
      </w:pPr>
      <w:r w:rsidRPr="000D52A0">
        <w:rPr>
          <w:b/>
          <w:bCs/>
        </w:rPr>
        <w:t>Sección 5:</w:t>
      </w:r>
      <w:r w:rsidRPr="000D52A0">
        <w:t xml:space="preserve"> Suposiciones del sistema.</w:t>
      </w:r>
    </w:p>
    <w:p w14:paraId="4769CD52" w14:textId="5F2D65FA" w:rsidR="000D52A0" w:rsidRDefault="000D52A0" w:rsidP="000D52A0">
      <w:pPr>
        <w:pStyle w:val="Prrafodelista"/>
        <w:numPr>
          <w:ilvl w:val="0"/>
          <w:numId w:val="77"/>
        </w:numPr>
      </w:pPr>
      <w:r w:rsidRPr="000D52A0">
        <w:rPr>
          <w:b/>
          <w:bCs/>
        </w:rPr>
        <w:t>Sección 6:</w:t>
      </w:r>
      <w:r w:rsidRPr="000D52A0">
        <w:t xml:space="preserve"> Restricciones del sistema.</w:t>
      </w:r>
    </w:p>
    <w:p w14:paraId="55281A53" w14:textId="77777777" w:rsidR="000D52A0" w:rsidRDefault="000D52A0" w:rsidP="000D52A0"/>
    <w:p w14:paraId="65C66F7B" w14:textId="77777777" w:rsidR="000D52A0" w:rsidRDefault="000D52A0" w:rsidP="000D52A0"/>
    <w:p w14:paraId="595D76C2" w14:textId="77777777" w:rsidR="000D52A0" w:rsidRDefault="000D52A0" w:rsidP="000D52A0"/>
    <w:p w14:paraId="66D5975B" w14:textId="39F82BC0" w:rsidR="000D52A0" w:rsidRDefault="000D52A0" w:rsidP="000D52A0">
      <w:pPr>
        <w:pStyle w:val="Ttulo2"/>
        <w:numPr>
          <w:ilvl w:val="0"/>
          <w:numId w:val="69"/>
        </w:numPr>
      </w:pPr>
      <w:r>
        <w:lastRenderedPageBreak/>
        <w:t>Descripción General del Sistema.</w:t>
      </w:r>
    </w:p>
    <w:p w14:paraId="7638C6C0" w14:textId="77777777" w:rsidR="000D52A0" w:rsidRDefault="000D52A0" w:rsidP="000D52A0"/>
    <w:p w14:paraId="29D13B4C" w14:textId="77777777" w:rsidR="006F3CDD" w:rsidRDefault="006F3CDD" w:rsidP="006F3CDD">
      <w:pPr>
        <w:pStyle w:val="Ttulo3"/>
        <w:numPr>
          <w:ilvl w:val="1"/>
          <w:numId w:val="69"/>
        </w:numPr>
        <w:rPr>
          <w:b/>
          <w:bCs/>
        </w:rPr>
      </w:pPr>
      <w:r w:rsidRPr="006F3CDD">
        <w:rPr>
          <w:b/>
          <w:bCs/>
        </w:rPr>
        <w:t>Perspectiva del producto</w:t>
      </w:r>
    </w:p>
    <w:p w14:paraId="61CE60C3" w14:textId="77777777" w:rsidR="006F3CDD" w:rsidRPr="006F3CDD" w:rsidRDefault="006F3CDD" w:rsidP="006F3CDD"/>
    <w:p w14:paraId="5ADC8EB3" w14:textId="77777777" w:rsidR="006F3CDD" w:rsidRDefault="006F3CDD" w:rsidP="006F3CDD">
      <w:pPr>
        <w:pStyle w:val="Sinespaciado"/>
      </w:pPr>
      <w:proofErr w:type="spellStart"/>
      <w:r w:rsidRPr="006F3CDD">
        <w:rPr>
          <w:b/>
          <w:bCs/>
        </w:rPr>
        <w:t>AthletIQ</w:t>
      </w:r>
      <w:proofErr w:type="spellEnd"/>
      <w:r w:rsidRPr="006F3CDD">
        <w:t xml:space="preserve"> es una plataforma independiente que se integra con dispositivos y servicios externos para recopilar datos deportivos.</w:t>
      </w:r>
    </w:p>
    <w:p w14:paraId="6744E5CE" w14:textId="77777777" w:rsidR="006F3CDD" w:rsidRPr="006F3CDD" w:rsidRDefault="006F3CDD" w:rsidP="006F3CDD">
      <w:pPr>
        <w:pStyle w:val="Sinespaciado"/>
      </w:pPr>
    </w:p>
    <w:p w14:paraId="5A5B5CCA" w14:textId="77777777" w:rsidR="006F3CDD" w:rsidRDefault="006F3CDD" w:rsidP="006F3CDD">
      <w:pPr>
        <w:pStyle w:val="Sinespaciado"/>
      </w:pPr>
      <w:r w:rsidRPr="006F3CDD">
        <w:t>El sistema permitirá a los atletas registrar sus entrenamientos mediante:</w:t>
      </w:r>
    </w:p>
    <w:p w14:paraId="4A04C405" w14:textId="77777777" w:rsidR="006F3CDD" w:rsidRPr="006F3CDD" w:rsidRDefault="006F3CDD" w:rsidP="006F3CDD">
      <w:pPr>
        <w:pStyle w:val="Sinespaciado"/>
      </w:pPr>
    </w:p>
    <w:p w14:paraId="7E03A392" w14:textId="77777777" w:rsidR="006F3CDD" w:rsidRPr="006F3CDD" w:rsidRDefault="006F3CDD" w:rsidP="006F3CDD">
      <w:pPr>
        <w:pStyle w:val="Sinespaciado"/>
        <w:numPr>
          <w:ilvl w:val="0"/>
          <w:numId w:val="82"/>
        </w:numPr>
      </w:pPr>
      <w:r w:rsidRPr="006F3CDD">
        <w:t>ingreso manual de métricas</w:t>
      </w:r>
    </w:p>
    <w:p w14:paraId="6CA71158" w14:textId="77777777" w:rsidR="006F3CDD" w:rsidRPr="006F3CDD" w:rsidRDefault="006F3CDD" w:rsidP="006F3CDD">
      <w:pPr>
        <w:pStyle w:val="Sinespaciado"/>
        <w:numPr>
          <w:ilvl w:val="0"/>
          <w:numId w:val="82"/>
        </w:numPr>
      </w:pPr>
      <w:r w:rsidRPr="006F3CDD">
        <w:t>sincronización con dispositivos deportivos</w:t>
      </w:r>
    </w:p>
    <w:p w14:paraId="6051602B" w14:textId="77777777" w:rsidR="006F3CDD" w:rsidRDefault="006F3CDD" w:rsidP="006F3CDD">
      <w:pPr>
        <w:pStyle w:val="Sinespaciado"/>
        <w:numPr>
          <w:ilvl w:val="0"/>
          <w:numId w:val="82"/>
        </w:numPr>
      </w:pPr>
      <w:r w:rsidRPr="006F3CDD">
        <w:t>integraciones con plataformas externas</w:t>
      </w:r>
    </w:p>
    <w:p w14:paraId="24EA87D7" w14:textId="77777777" w:rsidR="006F3CDD" w:rsidRPr="006F3CDD" w:rsidRDefault="006F3CDD" w:rsidP="006F3CDD">
      <w:pPr>
        <w:pStyle w:val="Sinespaciado"/>
        <w:ind w:left="720"/>
      </w:pPr>
    </w:p>
    <w:p w14:paraId="2CE32D8F" w14:textId="77777777" w:rsidR="006F3CDD" w:rsidRDefault="006F3CDD" w:rsidP="006F3CDD">
      <w:pPr>
        <w:pStyle w:val="Sinespaciado"/>
      </w:pPr>
      <w:r w:rsidRPr="006F3CDD">
        <w:t>Integraciones previstas:</w:t>
      </w:r>
    </w:p>
    <w:p w14:paraId="0524C142" w14:textId="77777777" w:rsidR="006F3CDD" w:rsidRPr="006F3CDD" w:rsidRDefault="006F3CDD" w:rsidP="006F3CDD">
      <w:pPr>
        <w:pStyle w:val="Sinespaciado"/>
      </w:pPr>
    </w:p>
    <w:p w14:paraId="22579BEC" w14:textId="77777777" w:rsidR="006F3CDD" w:rsidRPr="006F3CDD" w:rsidRDefault="006F3CDD" w:rsidP="006F3CDD">
      <w:pPr>
        <w:pStyle w:val="Sinespaciado"/>
        <w:numPr>
          <w:ilvl w:val="0"/>
          <w:numId w:val="83"/>
        </w:numPr>
      </w:pPr>
      <w:r w:rsidRPr="006F3CDD">
        <w:t>Garmin</w:t>
      </w:r>
    </w:p>
    <w:p w14:paraId="16055F77" w14:textId="77777777" w:rsidR="006F3CDD" w:rsidRPr="006F3CDD" w:rsidRDefault="006F3CDD" w:rsidP="006F3CDD">
      <w:pPr>
        <w:pStyle w:val="Sinespaciado"/>
        <w:numPr>
          <w:ilvl w:val="0"/>
          <w:numId w:val="83"/>
        </w:numPr>
      </w:pPr>
      <w:proofErr w:type="spellStart"/>
      <w:r w:rsidRPr="006F3CDD">
        <w:t>Strava</w:t>
      </w:r>
      <w:proofErr w:type="spellEnd"/>
    </w:p>
    <w:p w14:paraId="672C0A95" w14:textId="77777777" w:rsidR="006F3CDD" w:rsidRDefault="006F3CDD" w:rsidP="006F3CDD">
      <w:pPr>
        <w:pStyle w:val="Sinespaciado"/>
        <w:numPr>
          <w:ilvl w:val="0"/>
          <w:numId w:val="83"/>
        </w:numPr>
      </w:pPr>
      <w:r w:rsidRPr="006F3CDD">
        <w:t>Apple Health / Apple Watch</w:t>
      </w:r>
    </w:p>
    <w:p w14:paraId="2A71CB9D" w14:textId="77777777" w:rsidR="006F3CDD" w:rsidRPr="006F3CDD" w:rsidRDefault="006F3CDD" w:rsidP="006F3CDD">
      <w:pPr>
        <w:pStyle w:val="Sinespaciado"/>
        <w:ind w:left="720"/>
      </w:pPr>
    </w:p>
    <w:p w14:paraId="1F9ED25E" w14:textId="77777777" w:rsidR="006F3CDD" w:rsidRDefault="006F3CDD" w:rsidP="006F3CDD">
      <w:pPr>
        <w:pStyle w:val="Sinespaciado"/>
      </w:pPr>
      <w:r w:rsidRPr="006F3CDD">
        <w:t>La plataforma utilizará estos datos para analizar el rendimiento del atleta y generar recomendaciones de entrenamiento adaptativas.</w:t>
      </w:r>
    </w:p>
    <w:p w14:paraId="6B38A702" w14:textId="77777777" w:rsidR="006F3CDD" w:rsidRPr="006F3CDD" w:rsidRDefault="006F3CDD" w:rsidP="006F3CDD">
      <w:pPr>
        <w:pStyle w:val="Sinespaciado"/>
      </w:pPr>
    </w:p>
    <w:p w14:paraId="50C5EA08" w14:textId="74BDBD3D" w:rsidR="006F3CDD" w:rsidRDefault="006F3CDD" w:rsidP="006F3CDD">
      <w:pPr>
        <w:pStyle w:val="Ttulo3"/>
        <w:numPr>
          <w:ilvl w:val="1"/>
          <w:numId w:val="69"/>
        </w:numPr>
      </w:pPr>
      <w:r>
        <w:t>Funciones principales del sistema</w:t>
      </w:r>
    </w:p>
    <w:p w14:paraId="53B021DA" w14:textId="77777777" w:rsidR="006F3CDD" w:rsidRDefault="006F3CDD" w:rsidP="006F3CDD">
      <w:pPr>
        <w:pStyle w:val="NormalWeb"/>
      </w:pPr>
      <w:r>
        <w:t>Las principales funciones del sistema incluyen:</w:t>
      </w:r>
    </w:p>
    <w:p w14:paraId="270F8615" w14:textId="77777777" w:rsidR="006F3CDD" w:rsidRDefault="006F3CDD" w:rsidP="006F3CDD">
      <w:pPr>
        <w:pStyle w:val="NormalWeb"/>
        <w:numPr>
          <w:ilvl w:val="0"/>
          <w:numId w:val="84"/>
        </w:numPr>
      </w:pPr>
      <w:r>
        <w:t>gestión de usuarios y perfiles deportivos</w:t>
      </w:r>
    </w:p>
    <w:p w14:paraId="19979DF6" w14:textId="77777777" w:rsidR="006F3CDD" w:rsidRDefault="006F3CDD" w:rsidP="006F3CDD">
      <w:pPr>
        <w:pStyle w:val="NormalWeb"/>
        <w:numPr>
          <w:ilvl w:val="0"/>
          <w:numId w:val="84"/>
        </w:numPr>
      </w:pPr>
      <w:r>
        <w:t>gestión de planes de suscripción</w:t>
      </w:r>
    </w:p>
    <w:p w14:paraId="6893A109" w14:textId="77777777" w:rsidR="006F3CDD" w:rsidRDefault="006F3CDD" w:rsidP="006F3CDD">
      <w:pPr>
        <w:pStyle w:val="NormalWeb"/>
        <w:numPr>
          <w:ilvl w:val="0"/>
          <w:numId w:val="84"/>
        </w:numPr>
      </w:pPr>
      <w:r>
        <w:t>generación de entrenamientos mediante inteligencia artificial</w:t>
      </w:r>
    </w:p>
    <w:p w14:paraId="0295B8BB" w14:textId="77777777" w:rsidR="006F3CDD" w:rsidRDefault="006F3CDD" w:rsidP="006F3CDD">
      <w:pPr>
        <w:pStyle w:val="NormalWeb"/>
        <w:numPr>
          <w:ilvl w:val="0"/>
          <w:numId w:val="84"/>
        </w:numPr>
      </w:pPr>
      <w:r>
        <w:t>registro y análisis de métricas deportivas</w:t>
      </w:r>
    </w:p>
    <w:p w14:paraId="44DC84F9" w14:textId="77777777" w:rsidR="006F3CDD" w:rsidRDefault="006F3CDD" w:rsidP="006F3CDD">
      <w:pPr>
        <w:pStyle w:val="NormalWeb"/>
        <w:numPr>
          <w:ilvl w:val="0"/>
          <w:numId w:val="84"/>
        </w:numPr>
      </w:pPr>
      <w:r>
        <w:t>participación en retos deportivos</w:t>
      </w:r>
    </w:p>
    <w:p w14:paraId="5AE61049" w14:textId="77777777" w:rsidR="006F3CDD" w:rsidRDefault="006F3CDD" w:rsidP="006F3CDD">
      <w:pPr>
        <w:pStyle w:val="NormalWeb"/>
        <w:numPr>
          <w:ilvl w:val="0"/>
          <w:numId w:val="84"/>
        </w:numPr>
      </w:pPr>
      <w:r>
        <w:t>gestión de eventos y competencias</w:t>
      </w:r>
    </w:p>
    <w:p w14:paraId="4684D5A4" w14:textId="5156DEFA" w:rsidR="006F3CDD" w:rsidRDefault="006F3CDD" w:rsidP="006F3CDD">
      <w:pPr>
        <w:pStyle w:val="Ttulo3"/>
        <w:numPr>
          <w:ilvl w:val="1"/>
          <w:numId w:val="69"/>
        </w:numPr>
      </w:pPr>
      <w:r>
        <w:t>Tipos de Usuarios.</w:t>
      </w:r>
    </w:p>
    <w:p w14:paraId="66C669F3" w14:textId="77777777" w:rsidR="006F3CDD" w:rsidRDefault="006F3CDD" w:rsidP="006F3CDD">
      <w:pPr>
        <w:pStyle w:val="Sinespaciado"/>
      </w:pPr>
      <w:r w:rsidRPr="006F3CDD">
        <w:t>El sistema soportará diferentes tipos de usuarios.</w:t>
      </w:r>
    </w:p>
    <w:p w14:paraId="3FB89CF9" w14:textId="77777777" w:rsidR="006F3CDD" w:rsidRPr="006F3CDD" w:rsidRDefault="006F3CDD" w:rsidP="006F3CDD">
      <w:pPr>
        <w:pStyle w:val="Sinespaciado"/>
      </w:pPr>
    </w:p>
    <w:p w14:paraId="64DB6AFD" w14:textId="77777777" w:rsidR="006F3CDD" w:rsidRDefault="006F3CDD" w:rsidP="006F3CDD">
      <w:pPr>
        <w:pStyle w:val="Sinespaciado"/>
        <w:rPr>
          <w:b/>
          <w:bCs/>
        </w:rPr>
      </w:pPr>
      <w:r w:rsidRPr="006F3CDD">
        <w:rPr>
          <w:b/>
          <w:bCs/>
        </w:rPr>
        <w:t>Atleta</w:t>
      </w:r>
    </w:p>
    <w:p w14:paraId="7EF50895" w14:textId="77777777" w:rsidR="006F3CDD" w:rsidRPr="006F3CDD" w:rsidRDefault="006F3CDD" w:rsidP="006F3CDD">
      <w:pPr>
        <w:pStyle w:val="Sinespaciado"/>
        <w:rPr>
          <w:b/>
          <w:bCs/>
        </w:rPr>
      </w:pPr>
    </w:p>
    <w:p w14:paraId="50A45256" w14:textId="77777777" w:rsidR="006F3CDD" w:rsidRDefault="006F3CDD" w:rsidP="006F3CDD">
      <w:pPr>
        <w:pStyle w:val="Sinespaciado"/>
      </w:pPr>
      <w:r w:rsidRPr="006F3CDD">
        <w:t>Usuario que registra entrenamientos, recibe recomendaciones y participa en retos o eventos.</w:t>
      </w:r>
    </w:p>
    <w:p w14:paraId="24A09F4F" w14:textId="77777777" w:rsidR="006F3CDD" w:rsidRPr="006F3CDD" w:rsidRDefault="006F3CDD" w:rsidP="006F3CDD">
      <w:pPr>
        <w:pStyle w:val="Sinespaciado"/>
      </w:pPr>
    </w:p>
    <w:p w14:paraId="4AF792B2" w14:textId="77777777" w:rsidR="006F3CDD" w:rsidRDefault="006F3CDD" w:rsidP="006F3CDD">
      <w:pPr>
        <w:pStyle w:val="Sinespaciado"/>
        <w:rPr>
          <w:b/>
          <w:bCs/>
        </w:rPr>
      </w:pPr>
      <w:r w:rsidRPr="006F3CDD">
        <w:rPr>
          <w:b/>
          <w:bCs/>
        </w:rPr>
        <w:lastRenderedPageBreak/>
        <w:t>Entrenador</w:t>
      </w:r>
    </w:p>
    <w:p w14:paraId="1599A83B" w14:textId="77777777" w:rsidR="006F3CDD" w:rsidRPr="006F3CDD" w:rsidRDefault="006F3CDD" w:rsidP="006F3CDD">
      <w:pPr>
        <w:pStyle w:val="Sinespaciado"/>
        <w:rPr>
          <w:b/>
          <w:bCs/>
        </w:rPr>
      </w:pPr>
    </w:p>
    <w:p w14:paraId="16C38E42" w14:textId="77777777" w:rsidR="006F3CDD" w:rsidRDefault="006F3CDD" w:rsidP="006F3CDD">
      <w:pPr>
        <w:pStyle w:val="Sinespaciado"/>
      </w:pPr>
      <w:r w:rsidRPr="006F3CDD">
        <w:t>Usuario que puede gestionar grupos de atletas y programar entrenamientos.</w:t>
      </w:r>
    </w:p>
    <w:p w14:paraId="6425DB10" w14:textId="77777777" w:rsidR="006F3CDD" w:rsidRPr="006F3CDD" w:rsidRDefault="006F3CDD" w:rsidP="006F3CDD">
      <w:pPr>
        <w:pStyle w:val="Sinespaciado"/>
      </w:pPr>
    </w:p>
    <w:p w14:paraId="67353A6A" w14:textId="77777777" w:rsidR="006F3CDD" w:rsidRDefault="006F3CDD" w:rsidP="006F3CDD">
      <w:pPr>
        <w:pStyle w:val="Sinespaciado"/>
        <w:rPr>
          <w:b/>
          <w:bCs/>
        </w:rPr>
      </w:pPr>
      <w:r w:rsidRPr="006F3CDD">
        <w:rPr>
          <w:b/>
          <w:bCs/>
        </w:rPr>
        <w:t>Administrador</w:t>
      </w:r>
    </w:p>
    <w:p w14:paraId="302363CB" w14:textId="77777777" w:rsidR="006F3CDD" w:rsidRPr="006F3CDD" w:rsidRDefault="006F3CDD" w:rsidP="006F3CDD">
      <w:pPr>
        <w:pStyle w:val="Sinespaciado"/>
        <w:rPr>
          <w:b/>
          <w:bCs/>
        </w:rPr>
      </w:pPr>
    </w:p>
    <w:p w14:paraId="000ED671" w14:textId="77777777" w:rsidR="006F3CDD" w:rsidRDefault="006F3CDD" w:rsidP="006F3CDD">
      <w:pPr>
        <w:pStyle w:val="Sinespaciado"/>
      </w:pPr>
      <w:r w:rsidRPr="006F3CDD">
        <w:t>Usuario encargado de la administración de la plataforma.</w:t>
      </w:r>
    </w:p>
    <w:p w14:paraId="2CF0CF93" w14:textId="77777777" w:rsidR="006F3CDD" w:rsidRDefault="006F3CDD" w:rsidP="006F3CDD">
      <w:pPr>
        <w:pStyle w:val="Sinespaciado"/>
      </w:pPr>
    </w:p>
    <w:p w14:paraId="23C8E5D5" w14:textId="77777777" w:rsidR="006F3CDD" w:rsidRDefault="006F3CDD" w:rsidP="006F3CDD">
      <w:pPr>
        <w:pStyle w:val="Sinespaciado"/>
      </w:pPr>
    </w:p>
    <w:p w14:paraId="6010E5CE" w14:textId="36DA214F" w:rsidR="006F3CDD" w:rsidRDefault="006F3CDD" w:rsidP="006F3CDD">
      <w:pPr>
        <w:pStyle w:val="Ttulo3"/>
        <w:numPr>
          <w:ilvl w:val="1"/>
          <w:numId w:val="69"/>
        </w:numPr>
      </w:pPr>
      <w:r>
        <w:t>Entorno Operativo</w:t>
      </w:r>
    </w:p>
    <w:p w14:paraId="53DB06D8" w14:textId="77777777" w:rsidR="006F3CDD" w:rsidRDefault="006F3CDD" w:rsidP="006F3CDD"/>
    <w:p w14:paraId="1A478008" w14:textId="77777777" w:rsidR="006F3CDD" w:rsidRPr="006F3CDD" w:rsidRDefault="006F3CDD" w:rsidP="006F3CDD">
      <w:r w:rsidRPr="006F3CDD">
        <w:t>El sistema estará disponible en los siguientes entornos:</w:t>
      </w:r>
    </w:p>
    <w:p w14:paraId="4407731F" w14:textId="77777777" w:rsidR="006F3CDD" w:rsidRPr="006F3CDD" w:rsidRDefault="006F3CDD" w:rsidP="006F3CDD">
      <w:pPr>
        <w:numPr>
          <w:ilvl w:val="0"/>
          <w:numId w:val="85"/>
        </w:numPr>
      </w:pPr>
      <w:r w:rsidRPr="006F3CDD">
        <w:t xml:space="preserve">navegadores </w:t>
      </w:r>
      <w:proofErr w:type="gramStart"/>
      <w:r w:rsidRPr="006F3CDD">
        <w:t>web modernos</w:t>
      </w:r>
      <w:proofErr w:type="gramEnd"/>
    </w:p>
    <w:p w14:paraId="6CD83949" w14:textId="77777777" w:rsidR="006F3CDD" w:rsidRPr="006F3CDD" w:rsidRDefault="006F3CDD" w:rsidP="006F3CDD">
      <w:pPr>
        <w:numPr>
          <w:ilvl w:val="0"/>
          <w:numId w:val="85"/>
        </w:numPr>
      </w:pPr>
      <w:r w:rsidRPr="006F3CDD">
        <w:t>dispositivos móviles</w:t>
      </w:r>
    </w:p>
    <w:p w14:paraId="3E1A9B3B" w14:textId="77777777" w:rsidR="006F3CDD" w:rsidRPr="006F3CDD" w:rsidRDefault="006F3CDD" w:rsidP="006F3CDD">
      <w:pPr>
        <w:numPr>
          <w:ilvl w:val="0"/>
          <w:numId w:val="85"/>
        </w:numPr>
      </w:pPr>
      <w:r w:rsidRPr="006F3CDD">
        <w:t xml:space="preserve">servicios </w:t>
      </w:r>
      <w:proofErr w:type="spellStart"/>
      <w:r w:rsidRPr="006F3CDD">
        <w:t>backend</w:t>
      </w:r>
      <w:proofErr w:type="spellEnd"/>
      <w:r w:rsidRPr="006F3CDD">
        <w:t xml:space="preserve"> basados en microservicios</w:t>
      </w:r>
    </w:p>
    <w:p w14:paraId="1DC20E10" w14:textId="77777777" w:rsidR="006F3CDD" w:rsidRPr="006F3CDD" w:rsidRDefault="006F3CDD" w:rsidP="006F3CDD">
      <w:r w:rsidRPr="006F3CDD">
        <w:t xml:space="preserve">La plataforma se comunicará mediante </w:t>
      </w:r>
      <w:proofErr w:type="spellStart"/>
      <w:r w:rsidRPr="006F3CDD">
        <w:rPr>
          <w:b/>
          <w:bCs/>
        </w:rPr>
        <w:t>APIs</w:t>
      </w:r>
      <w:proofErr w:type="spellEnd"/>
      <w:r w:rsidRPr="006F3CDD">
        <w:rPr>
          <w:b/>
          <w:bCs/>
        </w:rPr>
        <w:t xml:space="preserve"> REST</w:t>
      </w:r>
      <w:r w:rsidRPr="006F3CDD">
        <w:t xml:space="preserve"> entre los diferentes módulos.</w:t>
      </w:r>
    </w:p>
    <w:p w14:paraId="368EE71D" w14:textId="77777777" w:rsidR="006F3CDD" w:rsidRDefault="006F3CDD" w:rsidP="006F3CDD"/>
    <w:p w14:paraId="4D487070" w14:textId="1092A526" w:rsidR="006F3CDD" w:rsidRDefault="006F3CDD" w:rsidP="006F3CDD">
      <w:pPr>
        <w:pStyle w:val="Ttulo2"/>
        <w:numPr>
          <w:ilvl w:val="0"/>
          <w:numId w:val="69"/>
        </w:numPr>
      </w:pPr>
      <w:r w:rsidRPr="006F3CDD">
        <w:t>Requerimientos Funcionales</w:t>
      </w:r>
      <w:r>
        <w:t>.</w:t>
      </w:r>
    </w:p>
    <w:p w14:paraId="108D393E" w14:textId="77777777" w:rsidR="006F3CDD" w:rsidRDefault="006F3CDD" w:rsidP="006F3CDD"/>
    <w:p w14:paraId="7E3C1E1A" w14:textId="0D5A301A" w:rsidR="006F3CDD" w:rsidRDefault="006F3CDD" w:rsidP="006F3CDD">
      <w:pPr>
        <w:pStyle w:val="Ttulo3"/>
        <w:numPr>
          <w:ilvl w:val="1"/>
          <w:numId w:val="69"/>
        </w:numPr>
      </w:pPr>
      <w:r>
        <w:t>Gestión de Usuarios.</w:t>
      </w:r>
    </w:p>
    <w:p w14:paraId="4AFDF544" w14:textId="77777777" w:rsidR="006F3CDD" w:rsidRDefault="006F3CDD" w:rsidP="006F3CDD"/>
    <w:p w14:paraId="3309EC94" w14:textId="77777777" w:rsidR="006F3CDD" w:rsidRPr="006F3CDD" w:rsidRDefault="006F3CDD" w:rsidP="006F3CDD">
      <w:r w:rsidRPr="006F3CDD">
        <w:rPr>
          <w:b/>
          <w:bCs/>
        </w:rPr>
        <w:t>FR-01 – Registro de usuario</w:t>
      </w:r>
      <w:r w:rsidRPr="006F3CDD">
        <w:br/>
        <w:t>El sistema debe permitir que un usuario cree una cuenta utilizando correo electrónico y contraseña.</w:t>
      </w:r>
    </w:p>
    <w:p w14:paraId="1EC5C854" w14:textId="77777777" w:rsidR="006F3CDD" w:rsidRPr="006F3CDD" w:rsidRDefault="006F3CDD" w:rsidP="006F3CDD">
      <w:r w:rsidRPr="006F3CDD">
        <w:rPr>
          <w:b/>
          <w:bCs/>
        </w:rPr>
        <w:t>FR-02 – Autenticación</w:t>
      </w:r>
      <w:r w:rsidRPr="006F3CDD">
        <w:br/>
        <w:t>El sistema debe permitir que los usuarios se autentiquen mediante credenciales válidas.</w:t>
      </w:r>
    </w:p>
    <w:p w14:paraId="24A2FAD6" w14:textId="77777777" w:rsidR="006F3CDD" w:rsidRPr="006F3CDD" w:rsidRDefault="006F3CDD" w:rsidP="006F3CDD">
      <w:r w:rsidRPr="006F3CDD">
        <w:rPr>
          <w:b/>
          <w:bCs/>
        </w:rPr>
        <w:t>FR-03 – Gestión de perfil</w:t>
      </w:r>
      <w:r w:rsidRPr="006F3CDD">
        <w:br/>
        <w:t>El sistema debe permitir a los usuarios crear y actualizar su perfil personal y deportivo.</w:t>
      </w:r>
    </w:p>
    <w:p w14:paraId="1B7D9FB0" w14:textId="77777777" w:rsidR="006F3CDD" w:rsidRPr="006F3CDD" w:rsidRDefault="006F3CDD" w:rsidP="006F3CDD">
      <w:r w:rsidRPr="006F3CDD">
        <w:rPr>
          <w:b/>
          <w:bCs/>
        </w:rPr>
        <w:t>FR-04 – Roles de usuario</w:t>
      </w:r>
      <w:r w:rsidRPr="006F3CDD">
        <w:br/>
        <w:t>El sistema debe soportar diferentes roles de usuario, incluyendo al menos:</w:t>
      </w:r>
    </w:p>
    <w:p w14:paraId="3D63E267" w14:textId="77777777" w:rsidR="006F3CDD" w:rsidRPr="006F3CDD" w:rsidRDefault="006F3CDD" w:rsidP="006F3CDD">
      <w:pPr>
        <w:pStyle w:val="Sinespaciado"/>
        <w:numPr>
          <w:ilvl w:val="0"/>
          <w:numId w:val="87"/>
        </w:numPr>
      </w:pPr>
      <w:r w:rsidRPr="006F3CDD">
        <w:t>atleta</w:t>
      </w:r>
    </w:p>
    <w:p w14:paraId="3BF15D7D" w14:textId="77777777" w:rsidR="006F3CDD" w:rsidRPr="006F3CDD" w:rsidRDefault="006F3CDD" w:rsidP="006F3CDD">
      <w:pPr>
        <w:pStyle w:val="Sinespaciado"/>
        <w:numPr>
          <w:ilvl w:val="0"/>
          <w:numId w:val="87"/>
        </w:numPr>
      </w:pPr>
      <w:r w:rsidRPr="006F3CDD">
        <w:t>entrenador</w:t>
      </w:r>
    </w:p>
    <w:p w14:paraId="359C569C" w14:textId="77777777" w:rsidR="006F3CDD" w:rsidRDefault="006F3CDD" w:rsidP="006F3CDD">
      <w:pPr>
        <w:pStyle w:val="Sinespaciado"/>
        <w:numPr>
          <w:ilvl w:val="0"/>
          <w:numId w:val="87"/>
        </w:numPr>
      </w:pPr>
      <w:r w:rsidRPr="006F3CDD">
        <w:t>administrador</w:t>
      </w:r>
    </w:p>
    <w:p w14:paraId="23814D2C" w14:textId="2D1B53D0" w:rsidR="006F3CDD" w:rsidRDefault="006F3CDD" w:rsidP="006F3CDD">
      <w:pPr>
        <w:pStyle w:val="Ttulo3"/>
        <w:numPr>
          <w:ilvl w:val="1"/>
          <w:numId w:val="69"/>
        </w:numPr>
      </w:pPr>
      <w:r w:rsidRPr="006F3CDD">
        <w:lastRenderedPageBreak/>
        <w:t>Gestión de Planes y Acceso a Módulos</w:t>
      </w:r>
    </w:p>
    <w:p w14:paraId="473DC3B8" w14:textId="77777777" w:rsidR="006F3CDD" w:rsidRDefault="006F3CDD" w:rsidP="006F3CDD"/>
    <w:p w14:paraId="6F1321F2" w14:textId="77777777" w:rsidR="006F3CDD" w:rsidRPr="006F3CDD" w:rsidRDefault="006F3CDD" w:rsidP="006F3CDD">
      <w:r w:rsidRPr="006F3CDD">
        <w:rPr>
          <w:b/>
          <w:bCs/>
        </w:rPr>
        <w:t>FR-05 – Planes de suscripción</w:t>
      </w:r>
      <w:r w:rsidRPr="006F3CDD">
        <w:br/>
        <w:t>El sistema debe soportar diferentes planes de suscripción que definan el acceso a funcionalidades y módulos.</w:t>
      </w:r>
    </w:p>
    <w:p w14:paraId="4C0A276A" w14:textId="77777777" w:rsidR="006F3CDD" w:rsidRPr="006F3CDD" w:rsidRDefault="006F3CDD" w:rsidP="006F3CDD">
      <w:r w:rsidRPr="006F3CDD">
        <w:rPr>
          <w:b/>
          <w:bCs/>
        </w:rPr>
        <w:t>FR-06 – Control de acceso por plan</w:t>
      </w:r>
      <w:r w:rsidRPr="006F3CDD">
        <w:br/>
        <w:t>El sistema debe mostrar únicamente los módulos y funcionalidades disponibles según el plan adquirido por el usuario.</w:t>
      </w:r>
    </w:p>
    <w:p w14:paraId="3C96F9EE" w14:textId="77777777" w:rsidR="006F3CDD" w:rsidRPr="006F3CDD" w:rsidRDefault="006F3CDD" w:rsidP="006F3CDD">
      <w:r w:rsidRPr="006F3CDD">
        <w:rPr>
          <w:b/>
          <w:bCs/>
        </w:rPr>
        <w:t>FR-07 – Gestión de suscripciones</w:t>
      </w:r>
      <w:r w:rsidRPr="006F3CDD">
        <w:br/>
        <w:t>El sistema debe permitir registrar y gestionar las suscripciones activas de los usuarios.</w:t>
      </w:r>
    </w:p>
    <w:p w14:paraId="7C67EF5C" w14:textId="77777777" w:rsidR="006F3CDD" w:rsidRPr="006F3CDD" w:rsidRDefault="006F3CDD" w:rsidP="006F3CDD"/>
    <w:p w14:paraId="1E32DA50" w14:textId="7A758796" w:rsidR="006F3CDD" w:rsidRDefault="006F3CDD" w:rsidP="006F3CDD">
      <w:pPr>
        <w:pStyle w:val="Ttulo3"/>
        <w:numPr>
          <w:ilvl w:val="1"/>
          <w:numId w:val="69"/>
        </w:numPr>
      </w:pPr>
      <w:r w:rsidRPr="006F3CDD">
        <w:t xml:space="preserve">Gestión de </w:t>
      </w:r>
      <w:r w:rsidRPr="006F3CDD">
        <w:t>Entrenamientos</w:t>
      </w:r>
      <w:r>
        <w:t xml:space="preserve"> (</w:t>
      </w:r>
      <w:proofErr w:type="spellStart"/>
      <w:r>
        <w:t>AthletIQ</w:t>
      </w:r>
      <w:proofErr w:type="spellEnd"/>
      <w:r>
        <w:t xml:space="preserve"> Train)</w:t>
      </w:r>
    </w:p>
    <w:p w14:paraId="6077DD24" w14:textId="77777777" w:rsidR="006F3CDD" w:rsidRDefault="006F3CDD" w:rsidP="006F3CDD"/>
    <w:p w14:paraId="0E63D433" w14:textId="77777777" w:rsidR="006F3CDD" w:rsidRPr="006F3CDD" w:rsidRDefault="006F3CDD" w:rsidP="006F3CDD">
      <w:r w:rsidRPr="006F3CDD">
        <w:rPr>
          <w:b/>
          <w:bCs/>
        </w:rPr>
        <w:t>FR-08 – Creación de sesiones de entrenamiento</w:t>
      </w:r>
      <w:r w:rsidRPr="006F3CDD">
        <w:br/>
        <w:t>El sistema debe permitir la creación de sesiones de entrenamiento estructuradas por bloques (calentamiento, trabajo principal y enfriamiento).</w:t>
      </w:r>
    </w:p>
    <w:p w14:paraId="26D0745B" w14:textId="77777777" w:rsidR="006F3CDD" w:rsidRPr="006F3CDD" w:rsidRDefault="006F3CDD" w:rsidP="006F3CDD">
      <w:r w:rsidRPr="006F3CDD">
        <w:rPr>
          <w:b/>
          <w:bCs/>
        </w:rPr>
        <w:t>FR-09 – Generación de entrenamientos con IA</w:t>
      </w:r>
      <w:r w:rsidRPr="006F3CDD">
        <w:br/>
        <w:t>El sistema debe generar recomendaciones de entrenamiento basadas en:</w:t>
      </w:r>
    </w:p>
    <w:p w14:paraId="260C9A02" w14:textId="77777777" w:rsidR="006F3CDD" w:rsidRPr="006F3CDD" w:rsidRDefault="006F3CDD" w:rsidP="006F3CDD">
      <w:pPr>
        <w:pStyle w:val="Sinespaciado"/>
        <w:numPr>
          <w:ilvl w:val="0"/>
          <w:numId w:val="90"/>
        </w:numPr>
      </w:pPr>
      <w:r w:rsidRPr="006F3CDD">
        <w:t>métricas del atleta</w:t>
      </w:r>
    </w:p>
    <w:p w14:paraId="4C7CF520" w14:textId="77777777" w:rsidR="006F3CDD" w:rsidRPr="006F3CDD" w:rsidRDefault="006F3CDD" w:rsidP="006F3CDD">
      <w:pPr>
        <w:pStyle w:val="Sinespaciado"/>
        <w:numPr>
          <w:ilvl w:val="0"/>
          <w:numId w:val="90"/>
        </w:numPr>
      </w:pPr>
      <w:r w:rsidRPr="006F3CDD">
        <w:t>historial de entrenamientos</w:t>
      </w:r>
    </w:p>
    <w:p w14:paraId="70D4A184" w14:textId="77777777" w:rsidR="006F3CDD" w:rsidRPr="006F3CDD" w:rsidRDefault="006F3CDD" w:rsidP="006F3CDD">
      <w:pPr>
        <w:pStyle w:val="Sinespaciado"/>
        <w:numPr>
          <w:ilvl w:val="0"/>
          <w:numId w:val="90"/>
        </w:numPr>
      </w:pPr>
      <w:r w:rsidRPr="006F3CDD">
        <w:t>nivel de fatiga</w:t>
      </w:r>
    </w:p>
    <w:p w14:paraId="28453D71" w14:textId="77777777" w:rsidR="006F3CDD" w:rsidRDefault="006F3CDD" w:rsidP="006F3CDD">
      <w:pPr>
        <w:pStyle w:val="Sinespaciado"/>
        <w:numPr>
          <w:ilvl w:val="0"/>
          <w:numId w:val="90"/>
        </w:numPr>
      </w:pPr>
      <w:r w:rsidRPr="006F3CDD">
        <w:t>objetivos deportivos</w:t>
      </w:r>
    </w:p>
    <w:p w14:paraId="641425F3" w14:textId="77777777" w:rsidR="006F3CDD" w:rsidRPr="006F3CDD" w:rsidRDefault="006F3CDD" w:rsidP="006F3CDD">
      <w:pPr>
        <w:pStyle w:val="Sinespaciado"/>
        <w:ind w:left="720"/>
      </w:pPr>
    </w:p>
    <w:p w14:paraId="0352CE87" w14:textId="77777777" w:rsidR="006F3CDD" w:rsidRPr="006F3CDD" w:rsidRDefault="006F3CDD" w:rsidP="006F3CDD">
      <w:r w:rsidRPr="006F3CDD">
        <w:rPr>
          <w:b/>
          <w:bCs/>
        </w:rPr>
        <w:t>FR-10 – Registro de métricas del entrenamiento</w:t>
      </w:r>
      <w:r w:rsidRPr="006F3CDD">
        <w:br/>
        <w:t>El sistema debe permitir registrar métricas de entrenamiento manualmente o mediante integraciones externas.</w:t>
      </w:r>
    </w:p>
    <w:p w14:paraId="1AC9C68B" w14:textId="77777777" w:rsidR="006F3CDD" w:rsidRPr="006F3CDD" w:rsidRDefault="006F3CDD" w:rsidP="006F3CDD">
      <w:r w:rsidRPr="006F3CDD">
        <w:t>Ejemplos:</w:t>
      </w:r>
    </w:p>
    <w:p w14:paraId="49D29080" w14:textId="77777777" w:rsidR="006F3CDD" w:rsidRPr="006F3CDD" w:rsidRDefault="006F3CDD" w:rsidP="006F3CDD">
      <w:pPr>
        <w:pStyle w:val="Sinespaciado"/>
        <w:numPr>
          <w:ilvl w:val="0"/>
          <w:numId w:val="91"/>
        </w:numPr>
      </w:pPr>
      <w:r w:rsidRPr="006F3CDD">
        <w:t>duración</w:t>
      </w:r>
    </w:p>
    <w:p w14:paraId="2DFE4C5A" w14:textId="77777777" w:rsidR="006F3CDD" w:rsidRPr="006F3CDD" w:rsidRDefault="006F3CDD" w:rsidP="006F3CDD">
      <w:pPr>
        <w:pStyle w:val="Sinespaciado"/>
        <w:numPr>
          <w:ilvl w:val="0"/>
          <w:numId w:val="91"/>
        </w:numPr>
      </w:pPr>
      <w:r w:rsidRPr="006F3CDD">
        <w:t>frecuencia cardíaca</w:t>
      </w:r>
    </w:p>
    <w:p w14:paraId="0FC3E7F9" w14:textId="77777777" w:rsidR="006F3CDD" w:rsidRPr="006F3CDD" w:rsidRDefault="006F3CDD" w:rsidP="006F3CDD">
      <w:pPr>
        <w:pStyle w:val="Sinespaciado"/>
        <w:numPr>
          <w:ilvl w:val="0"/>
          <w:numId w:val="91"/>
        </w:numPr>
      </w:pPr>
      <w:r w:rsidRPr="006F3CDD">
        <w:t>intensidad</w:t>
      </w:r>
    </w:p>
    <w:p w14:paraId="69A6F5AD" w14:textId="77777777" w:rsidR="006F3CDD" w:rsidRPr="006F3CDD" w:rsidRDefault="006F3CDD" w:rsidP="006F3CDD">
      <w:pPr>
        <w:pStyle w:val="Sinespaciado"/>
        <w:numPr>
          <w:ilvl w:val="0"/>
          <w:numId w:val="91"/>
        </w:numPr>
      </w:pPr>
      <w:r w:rsidRPr="006F3CDD">
        <w:t>volumen de trabajo</w:t>
      </w:r>
    </w:p>
    <w:p w14:paraId="452BCCDB" w14:textId="77777777" w:rsidR="006F3CDD" w:rsidRDefault="006F3CDD" w:rsidP="006F3CDD">
      <w:pPr>
        <w:pStyle w:val="Sinespaciado"/>
        <w:numPr>
          <w:ilvl w:val="0"/>
          <w:numId w:val="91"/>
        </w:numPr>
      </w:pPr>
      <w:r w:rsidRPr="006F3CDD">
        <w:t>RPE (percepción del esfuerzo)</w:t>
      </w:r>
    </w:p>
    <w:p w14:paraId="03275A58" w14:textId="77777777" w:rsidR="006F3CDD" w:rsidRPr="006F3CDD" w:rsidRDefault="006F3CDD" w:rsidP="006F3CDD">
      <w:pPr>
        <w:pStyle w:val="Sinespaciado"/>
        <w:ind w:left="720"/>
      </w:pPr>
    </w:p>
    <w:p w14:paraId="3C5ED3B0" w14:textId="77777777" w:rsidR="006F3CDD" w:rsidRPr="006F3CDD" w:rsidRDefault="006F3CDD" w:rsidP="006F3CDD">
      <w:r w:rsidRPr="006F3CDD">
        <w:rPr>
          <w:b/>
          <w:bCs/>
        </w:rPr>
        <w:t>FR-11 – Historial de entrenamientos</w:t>
      </w:r>
      <w:r w:rsidRPr="006F3CDD">
        <w:br/>
        <w:t>El sistema debe permitir consultar el historial de sesiones de entrenamiento realizadas.</w:t>
      </w:r>
    </w:p>
    <w:p w14:paraId="0518146E" w14:textId="049C2ACB" w:rsidR="006F3CDD" w:rsidRDefault="006F3CDD" w:rsidP="006F3CDD">
      <w:pPr>
        <w:pStyle w:val="Ttulo3"/>
      </w:pPr>
    </w:p>
    <w:p w14:paraId="2137AB07" w14:textId="7DCBE305" w:rsidR="006F3CDD" w:rsidRDefault="006F3CDD" w:rsidP="006F3CDD">
      <w:pPr>
        <w:pStyle w:val="Ttulo3"/>
        <w:numPr>
          <w:ilvl w:val="1"/>
          <w:numId w:val="69"/>
        </w:numPr>
      </w:pPr>
      <w:r w:rsidRPr="006F3CDD">
        <w:t>Integración con Dispositivos y Plataformas</w:t>
      </w:r>
      <w:r>
        <w:t>.</w:t>
      </w:r>
    </w:p>
    <w:p w14:paraId="212778C7" w14:textId="77777777" w:rsidR="006F3CDD" w:rsidRDefault="006F3CDD" w:rsidP="006F3CDD"/>
    <w:p w14:paraId="761F4805" w14:textId="77777777" w:rsidR="006F3CDD" w:rsidRPr="006F3CDD" w:rsidRDefault="006F3CDD" w:rsidP="006F3CDD">
      <w:r w:rsidRPr="006F3CDD">
        <w:rPr>
          <w:b/>
          <w:bCs/>
        </w:rPr>
        <w:t>FR-12 – Integración con dispositivos externos</w:t>
      </w:r>
      <w:r w:rsidRPr="006F3CDD">
        <w:br/>
        <w:t>El sistema debe permitir integrarse con plataformas externas de actividad deportiva.</w:t>
      </w:r>
    </w:p>
    <w:p w14:paraId="291ADEBB" w14:textId="77777777" w:rsidR="006F3CDD" w:rsidRPr="006F3CDD" w:rsidRDefault="006F3CDD" w:rsidP="006F3CDD">
      <w:r w:rsidRPr="006F3CDD">
        <w:t>Integraciones iniciales:</w:t>
      </w:r>
    </w:p>
    <w:p w14:paraId="06DF699A" w14:textId="77777777" w:rsidR="006F3CDD" w:rsidRPr="006F3CDD" w:rsidRDefault="006F3CDD" w:rsidP="006F3CDD">
      <w:pPr>
        <w:pStyle w:val="Sinespaciado"/>
        <w:numPr>
          <w:ilvl w:val="0"/>
          <w:numId w:val="93"/>
        </w:numPr>
      </w:pPr>
      <w:r w:rsidRPr="006F3CDD">
        <w:t>Garmin</w:t>
      </w:r>
    </w:p>
    <w:p w14:paraId="43E2FF3A" w14:textId="77777777" w:rsidR="006F3CDD" w:rsidRPr="006F3CDD" w:rsidRDefault="006F3CDD" w:rsidP="006F3CDD">
      <w:pPr>
        <w:pStyle w:val="Sinespaciado"/>
        <w:numPr>
          <w:ilvl w:val="0"/>
          <w:numId w:val="93"/>
        </w:numPr>
      </w:pPr>
      <w:proofErr w:type="spellStart"/>
      <w:r w:rsidRPr="006F3CDD">
        <w:t>Strava</w:t>
      </w:r>
      <w:proofErr w:type="spellEnd"/>
    </w:p>
    <w:p w14:paraId="76663C71" w14:textId="77777777" w:rsidR="006F3CDD" w:rsidRDefault="006F3CDD" w:rsidP="006F3CDD">
      <w:pPr>
        <w:pStyle w:val="Sinespaciado"/>
        <w:numPr>
          <w:ilvl w:val="0"/>
          <w:numId w:val="93"/>
        </w:numPr>
      </w:pPr>
      <w:r w:rsidRPr="006F3CDD">
        <w:t>Apple Health / Apple Watch</w:t>
      </w:r>
    </w:p>
    <w:p w14:paraId="4F152B8C" w14:textId="77777777" w:rsidR="006F3CDD" w:rsidRPr="006F3CDD" w:rsidRDefault="006F3CDD" w:rsidP="006F3CDD">
      <w:pPr>
        <w:pStyle w:val="Sinespaciado"/>
      </w:pPr>
    </w:p>
    <w:p w14:paraId="4B29BC3A" w14:textId="77777777" w:rsidR="006F3CDD" w:rsidRDefault="006F3CDD" w:rsidP="006F3CDD">
      <w:r w:rsidRPr="006F3CDD">
        <w:rPr>
          <w:b/>
          <w:bCs/>
        </w:rPr>
        <w:t>FR-13 – Sincronización automática de datos</w:t>
      </w:r>
      <w:r w:rsidRPr="006F3CDD">
        <w:br/>
        <w:t>El sistema debe importar métricas de entrenamiento desde las plataformas integradas.</w:t>
      </w:r>
    </w:p>
    <w:p w14:paraId="58F543C6" w14:textId="7AA431F5" w:rsidR="006F3CDD" w:rsidRDefault="006F3CDD" w:rsidP="006F3CDD"/>
    <w:p w14:paraId="2B139C4C" w14:textId="0B74D647" w:rsidR="006F3CDD" w:rsidRDefault="006F3CDD" w:rsidP="006F3CDD">
      <w:pPr>
        <w:pStyle w:val="Ttulo3"/>
        <w:numPr>
          <w:ilvl w:val="1"/>
          <w:numId w:val="69"/>
        </w:numPr>
      </w:pPr>
      <w:r w:rsidRPr="006F3CDD">
        <w:t>Retos Deportivos (</w:t>
      </w:r>
      <w:proofErr w:type="spellStart"/>
      <w:r w:rsidRPr="006F3CDD">
        <w:t>AthletIQ</w:t>
      </w:r>
      <w:proofErr w:type="spellEnd"/>
      <w:r w:rsidRPr="006F3CDD">
        <w:t xml:space="preserve"> Arena)</w:t>
      </w:r>
      <w:r w:rsidR="00714687">
        <w:t>.</w:t>
      </w:r>
    </w:p>
    <w:p w14:paraId="56D884CD" w14:textId="7E5B1A05" w:rsidR="006F3CDD" w:rsidRPr="006F3CDD" w:rsidRDefault="006F3CDD" w:rsidP="006F3CDD">
      <w:r w:rsidRPr="006F3CDD">
        <w:rPr>
          <w:b/>
          <w:bCs/>
        </w:rPr>
        <w:t>FR-14 – Creación de retos deportivos</w:t>
      </w:r>
      <w:r w:rsidRPr="006F3CDD">
        <w:br/>
        <w:t>El sistema debe permitir crear retos deportivos entre usuarios.</w:t>
      </w:r>
    </w:p>
    <w:p w14:paraId="4B6B978B" w14:textId="77777777" w:rsidR="006F3CDD" w:rsidRPr="006F3CDD" w:rsidRDefault="006F3CDD" w:rsidP="006F3CDD">
      <w:r w:rsidRPr="006F3CDD">
        <w:rPr>
          <w:b/>
          <w:bCs/>
        </w:rPr>
        <w:t>FR-15 – Participación en retos</w:t>
      </w:r>
      <w:r w:rsidRPr="006F3CDD">
        <w:br/>
        <w:t>Los usuarios deben poder unirse y participar en retos disponibles.</w:t>
      </w:r>
    </w:p>
    <w:p w14:paraId="79A19EFC" w14:textId="77777777" w:rsidR="006F3CDD" w:rsidRPr="006F3CDD" w:rsidRDefault="006F3CDD" w:rsidP="006F3CDD">
      <w:r w:rsidRPr="006F3CDD">
        <w:rPr>
          <w:b/>
          <w:bCs/>
        </w:rPr>
        <w:t>FR-16 – Clasificación de retos</w:t>
      </w:r>
      <w:r w:rsidRPr="006F3CDD">
        <w:br/>
        <w:t>El sistema debe generar rankings o clasificaciones basadas en el desempeño de los participantes.</w:t>
      </w:r>
    </w:p>
    <w:p w14:paraId="72712814" w14:textId="77777777" w:rsidR="006F3CDD" w:rsidRDefault="006F3CDD" w:rsidP="006F3CDD"/>
    <w:p w14:paraId="5FFA4D40" w14:textId="5F79DCC3" w:rsidR="006F3CDD" w:rsidRDefault="006F3CDD" w:rsidP="006F3CDD">
      <w:pPr>
        <w:pStyle w:val="Ttulo3"/>
        <w:numPr>
          <w:ilvl w:val="1"/>
          <w:numId w:val="69"/>
        </w:numPr>
      </w:pPr>
      <w:r w:rsidRPr="006F3CDD">
        <w:t>Eventos Deportivos (</w:t>
      </w:r>
      <w:proofErr w:type="spellStart"/>
      <w:r w:rsidRPr="006F3CDD">
        <w:t>AthletIQ</w:t>
      </w:r>
      <w:proofErr w:type="spellEnd"/>
      <w:r w:rsidRPr="006F3CDD">
        <w:t xml:space="preserve"> </w:t>
      </w:r>
      <w:proofErr w:type="spellStart"/>
      <w:r w:rsidRPr="006F3CDD">
        <w:t>Events</w:t>
      </w:r>
      <w:proofErr w:type="spellEnd"/>
      <w:r w:rsidRPr="006F3CDD">
        <w:t>)</w:t>
      </w:r>
    </w:p>
    <w:p w14:paraId="06DC4098" w14:textId="77777777" w:rsidR="006F3CDD" w:rsidRDefault="006F3CDD" w:rsidP="006F3CDD"/>
    <w:p w14:paraId="48BFEF0B" w14:textId="77777777" w:rsidR="006F3CDD" w:rsidRPr="006F3CDD" w:rsidRDefault="006F3CDD" w:rsidP="006F3CDD">
      <w:r w:rsidRPr="006F3CDD">
        <w:rPr>
          <w:b/>
          <w:bCs/>
        </w:rPr>
        <w:t>FR-17 – Creación de eventos deportivos</w:t>
      </w:r>
      <w:r w:rsidRPr="006F3CDD">
        <w:br/>
        <w:t>El sistema debe permitir la creación de eventos deportivos.</w:t>
      </w:r>
    </w:p>
    <w:p w14:paraId="06424E6B" w14:textId="77777777" w:rsidR="006F3CDD" w:rsidRPr="006F3CDD" w:rsidRDefault="006F3CDD" w:rsidP="006F3CDD">
      <w:r w:rsidRPr="006F3CDD">
        <w:rPr>
          <w:b/>
          <w:bCs/>
        </w:rPr>
        <w:t>FR-18 – Registro en eventos</w:t>
      </w:r>
      <w:r w:rsidRPr="006F3CDD">
        <w:br/>
        <w:t>Los usuarios deben poder registrarse en eventos disponibles.</w:t>
      </w:r>
    </w:p>
    <w:p w14:paraId="38C7150C" w14:textId="77777777" w:rsidR="006F3CDD" w:rsidRPr="006F3CDD" w:rsidRDefault="006F3CDD" w:rsidP="006F3CDD">
      <w:r w:rsidRPr="006F3CDD">
        <w:rPr>
          <w:b/>
          <w:bCs/>
        </w:rPr>
        <w:t>FR-19 – Seguimiento de resultados</w:t>
      </w:r>
      <w:r w:rsidRPr="006F3CDD">
        <w:br/>
        <w:t>El sistema debe permitir registrar y visualizar resultados de eventos deportivos.</w:t>
      </w:r>
    </w:p>
    <w:p w14:paraId="7A38261E" w14:textId="77777777" w:rsidR="006F3CDD" w:rsidRPr="006F3CDD" w:rsidRDefault="006F3CDD" w:rsidP="006F3CDD"/>
    <w:p w14:paraId="6DDB2117" w14:textId="0802268F" w:rsidR="000D52A0" w:rsidRDefault="00714687" w:rsidP="00714687">
      <w:pPr>
        <w:pStyle w:val="Ttulo2"/>
        <w:numPr>
          <w:ilvl w:val="0"/>
          <w:numId w:val="69"/>
        </w:numPr>
      </w:pPr>
      <w:r w:rsidRPr="00714687">
        <w:lastRenderedPageBreak/>
        <w:t>Requerimientos No Funcionales</w:t>
      </w:r>
      <w:r>
        <w:t>.</w:t>
      </w:r>
    </w:p>
    <w:p w14:paraId="4126FA45" w14:textId="77777777" w:rsidR="00714687" w:rsidRDefault="00714687" w:rsidP="00714687"/>
    <w:p w14:paraId="57D710BA" w14:textId="23429476" w:rsidR="00714687" w:rsidRDefault="00714687" w:rsidP="00714687">
      <w:pPr>
        <w:pStyle w:val="Ttulo2"/>
        <w:numPr>
          <w:ilvl w:val="1"/>
          <w:numId w:val="69"/>
        </w:numPr>
      </w:pPr>
      <w:r>
        <w:t>Arquitectura.</w:t>
      </w:r>
    </w:p>
    <w:p w14:paraId="0DA14580" w14:textId="77777777" w:rsidR="00714687" w:rsidRPr="00714687" w:rsidRDefault="00714687" w:rsidP="00714687">
      <w:r w:rsidRPr="00714687">
        <w:rPr>
          <w:b/>
          <w:bCs/>
        </w:rPr>
        <w:t>NFR-01 – Arquitectura modular</w:t>
      </w:r>
      <w:r w:rsidRPr="00714687">
        <w:br/>
        <w:t>El sistema debe estar diseñado bajo una arquitectura modular basada en microservicios.</w:t>
      </w:r>
    </w:p>
    <w:p w14:paraId="7EF3F273" w14:textId="77777777" w:rsidR="00714687" w:rsidRPr="00714687" w:rsidRDefault="00714687" w:rsidP="00714687">
      <w:r w:rsidRPr="00714687">
        <w:rPr>
          <w:b/>
          <w:bCs/>
        </w:rPr>
        <w:t>NFR-02 – Independencia de módulos</w:t>
      </w:r>
      <w:r w:rsidRPr="00714687">
        <w:br/>
        <w:t>Los módulos principales del sistema deben poder funcionar de forma independiente.</w:t>
      </w:r>
    </w:p>
    <w:p w14:paraId="6FA91365" w14:textId="77777777" w:rsidR="00714687" w:rsidRPr="00714687" w:rsidRDefault="00714687" w:rsidP="00714687">
      <w:r w:rsidRPr="00714687">
        <w:t>Módulos principales:</w:t>
      </w:r>
    </w:p>
    <w:p w14:paraId="445A0001" w14:textId="77777777" w:rsidR="00714687" w:rsidRPr="00714687" w:rsidRDefault="00714687" w:rsidP="00714687">
      <w:pPr>
        <w:pStyle w:val="Sinespaciado"/>
        <w:numPr>
          <w:ilvl w:val="0"/>
          <w:numId w:val="95"/>
        </w:numPr>
      </w:pPr>
      <w:proofErr w:type="spellStart"/>
      <w:r w:rsidRPr="00714687">
        <w:t>AthletIQ</w:t>
      </w:r>
      <w:proofErr w:type="spellEnd"/>
      <w:r w:rsidRPr="00714687">
        <w:t xml:space="preserve"> Core</w:t>
      </w:r>
    </w:p>
    <w:p w14:paraId="4BBEF902" w14:textId="77777777" w:rsidR="00714687" w:rsidRPr="00714687" w:rsidRDefault="00714687" w:rsidP="00714687">
      <w:pPr>
        <w:pStyle w:val="Sinespaciado"/>
        <w:numPr>
          <w:ilvl w:val="0"/>
          <w:numId w:val="95"/>
        </w:numPr>
      </w:pPr>
      <w:proofErr w:type="spellStart"/>
      <w:r w:rsidRPr="00714687">
        <w:t>AthletIQ</w:t>
      </w:r>
      <w:proofErr w:type="spellEnd"/>
      <w:r w:rsidRPr="00714687">
        <w:t xml:space="preserve"> Train</w:t>
      </w:r>
    </w:p>
    <w:p w14:paraId="7863A8FA" w14:textId="77777777" w:rsidR="00714687" w:rsidRPr="00714687" w:rsidRDefault="00714687" w:rsidP="00714687">
      <w:pPr>
        <w:pStyle w:val="Sinespaciado"/>
        <w:numPr>
          <w:ilvl w:val="0"/>
          <w:numId w:val="95"/>
        </w:numPr>
      </w:pPr>
      <w:proofErr w:type="spellStart"/>
      <w:r w:rsidRPr="00714687">
        <w:t>AthletIQ</w:t>
      </w:r>
      <w:proofErr w:type="spellEnd"/>
      <w:r w:rsidRPr="00714687">
        <w:t xml:space="preserve"> Arena</w:t>
      </w:r>
    </w:p>
    <w:p w14:paraId="22566433" w14:textId="77777777" w:rsidR="00714687" w:rsidRDefault="00714687" w:rsidP="00714687">
      <w:pPr>
        <w:pStyle w:val="Sinespaciado"/>
        <w:numPr>
          <w:ilvl w:val="0"/>
          <w:numId w:val="95"/>
        </w:numPr>
      </w:pPr>
      <w:proofErr w:type="spellStart"/>
      <w:r w:rsidRPr="00714687">
        <w:t>AthletIQ</w:t>
      </w:r>
      <w:proofErr w:type="spellEnd"/>
      <w:r w:rsidRPr="00714687">
        <w:t xml:space="preserve"> </w:t>
      </w:r>
      <w:proofErr w:type="spellStart"/>
      <w:r w:rsidRPr="00714687">
        <w:t>Events</w:t>
      </w:r>
      <w:proofErr w:type="spellEnd"/>
    </w:p>
    <w:p w14:paraId="6D0730BD" w14:textId="77777777" w:rsidR="00714687" w:rsidRDefault="00714687" w:rsidP="00714687">
      <w:pPr>
        <w:pStyle w:val="Sinespaciado"/>
      </w:pPr>
    </w:p>
    <w:p w14:paraId="53F00FED" w14:textId="4081F31F" w:rsidR="00714687" w:rsidRDefault="00714687" w:rsidP="00714687">
      <w:pPr>
        <w:pStyle w:val="Ttulo3"/>
        <w:numPr>
          <w:ilvl w:val="1"/>
          <w:numId w:val="69"/>
        </w:numPr>
      </w:pPr>
      <w:r w:rsidRPr="00714687">
        <w:t>Escalabilidad</w:t>
      </w:r>
    </w:p>
    <w:p w14:paraId="65926F3A" w14:textId="29CDA240" w:rsidR="00714687" w:rsidRPr="00714687" w:rsidRDefault="00714687" w:rsidP="00714687">
      <w:r w:rsidRPr="00714687">
        <w:rPr>
          <w:b/>
          <w:bCs/>
        </w:rPr>
        <w:t>NFR-03 – Escalabilidad horizontal</w:t>
      </w:r>
      <w:r w:rsidRPr="00714687">
        <w:br/>
        <w:t>El sistema debe permitir escalar horizontalmente para soportar un aumento en el número de usuarios.</w:t>
      </w:r>
    </w:p>
    <w:p w14:paraId="15FACCDF" w14:textId="77777777" w:rsidR="000D52A0" w:rsidRDefault="000D52A0" w:rsidP="000D52A0"/>
    <w:p w14:paraId="4F421C89" w14:textId="7927AEFA" w:rsidR="00714687" w:rsidRDefault="00714687" w:rsidP="00714687">
      <w:pPr>
        <w:pStyle w:val="Ttulo2"/>
        <w:numPr>
          <w:ilvl w:val="1"/>
          <w:numId w:val="69"/>
        </w:numPr>
      </w:pPr>
      <w:r>
        <w:t>Disponibilidad</w:t>
      </w:r>
    </w:p>
    <w:p w14:paraId="347D1574" w14:textId="09F3A51E" w:rsidR="00714687" w:rsidRDefault="00714687" w:rsidP="00714687">
      <w:r w:rsidRPr="00714687">
        <w:rPr>
          <w:b/>
          <w:bCs/>
        </w:rPr>
        <w:t>NFR-04 – Alta disponibilidad</w:t>
      </w:r>
      <w:r w:rsidRPr="00714687">
        <w:br/>
        <w:t xml:space="preserve">El sistema debe estar disponible con un nivel mínimo de disponibilidad del </w:t>
      </w:r>
      <w:r w:rsidRPr="00714687">
        <w:rPr>
          <w:b/>
          <w:bCs/>
        </w:rPr>
        <w:t>99.5%</w:t>
      </w:r>
      <w:r w:rsidRPr="00714687">
        <w:t>.</w:t>
      </w:r>
    </w:p>
    <w:p w14:paraId="2724EDCA" w14:textId="77777777" w:rsidR="00714687" w:rsidRDefault="00714687" w:rsidP="00714687"/>
    <w:p w14:paraId="5D775BF0" w14:textId="114A509B" w:rsidR="00714687" w:rsidRDefault="00714687" w:rsidP="00714687">
      <w:pPr>
        <w:pStyle w:val="Ttulo2"/>
        <w:numPr>
          <w:ilvl w:val="1"/>
          <w:numId w:val="69"/>
        </w:numPr>
      </w:pPr>
      <w:r w:rsidRPr="00714687">
        <w:t>Seguridad</w:t>
      </w:r>
    </w:p>
    <w:p w14:paraId="5622C358" w14:textId="77777777" w:rsidR="00714687" w:rsidRPr="00714687" w:rsidRDefault="00714687" w:rsidP="00714687">
      <w:r w:rsidRPr="00714687">
        <w:rPr>
          <w:b/>
          <w:bCs/>
        </w:rPr>
        <w:t>NFR-05 – Autenticación segura</w:t>
      </w:r>
      <w:r w:rsidRPr="00714687">
        <w:br/>
        <w:t>El sistema debe implementar mecanismos de autenticación seguros.</w:t>
      </w:r>
    </w:p>
    <w:p w14:paraId="0EACDB31" w14:textId="77777777" w:rsidR="00714687" w:rsidRPr="00714687" w:rsidRDefault="00714687" w:rsidP="00714687">
      <w:r w:rsidRPr="00714687">
        <w:rPr>
          <w:b/>
          <w:bCs/>
        </w:rPr>
        <w:t>NFR-06 – Protección de datos</w:t>
      </w:r>
      <w:r w:rsidRPr="00714687">
        <w:br/>
        <w:t>El sistema debe proteger la información personal y deportiva de los usuarios.</w:t>
      </w:r>
    </w:p>
    <w:p w14:paraId="1861A093" w14:textId="77777777" w:rsidR="00714687" w:rsidRDefault="00714687" w:rsidP="00714687">
      <w:r w:rsidRPr="00714687">
        <w:rPr>
          <w:b/>
          <w:bCs/>
        </w:rPr>
        <w:t>NFR-07 – Control de acceso</w:t>
      </w:r>
      <w:r w:rsidRPr="00714687">
        <w:br/>
        <w:t>El sistema debe restringir el acceso a módulos y funcionalidades según el plan y rol del usuario.</w:t>
      </w:r>
    </w:p>
    <w:p w14:paraId="6EAC0439" w14:textId="77777777" w:rsidR="00714687" w:rsidRDefault="00714687" w:rsidP="00714687"/>
    <w:p w14:paraId="7FA83A42" w14:textId="77777777" w:rsidR="00714687" w:rsidRDefault="00714687" w:rsidP="00714687"/>
    <w:p w14:paraId="09B4509A" w14:textId="31B387D7" w:rsidR="00714687" w:rsidRDefault="00714687" w:rsidP="00714687">
      <w:pPr>
        <w:pStyle w:val="Ttulo2"/>
        <w:numPr>
          <w:ilvl w:val="1"/>
          <w:numId w:val="69"/>
        </w:numPr>
      </w:pPr>
      <w:r w:rsidRPr="00714687">
        <w:lastRenderedPageBreak/>
        <w:t>Rendimiento</w:t>
      </w:r>
    </w:p>
    <w:p w14:paraId="56A8B721" w14:textId="7A3C63E4" w:rsidR="00714687" w:rsidRDefault="00714687" w:rsidP="00714687">
      <w:r w:rsidRPr="00714687">
        <w:rPr>
          <w:b/>
          <w:bCs/>
        </w:rPr>
        <w:t>NFR-08 – Tiempo de respuesta</w:t>
      </w:r>
      <w:r w:rsidRPr="00714687">
        <w:br/>
        <w:t xml:space="preserve">Las operaciones principales del sistema deben responder en menos de </w:t>
      </w:r>
      <w:r w:rsidRPr="00714687">
        <w:rPr>
          <w:b/>
          <w:bCs/>
        </w:rPr>
        <w:t>2 segundos</w:t>
      </w:r>
      <w:r w:rsidRPr="00714687">
        <w:t xml:space="preserve"> en condiciones normales.</w:t>
      </w:r>
    </w:p>
    <w:p w14:paraId="7C9E4518" w14:textId="77777777" w:rsidR="00714687" w:rsidRDefault="00714687" w:rsidP="00714687"/>
    <w:p w14:paraId="104AB386" w14:textId="61C3B415" w:rsidR="00714687" w:rsidRDefault="00714687" w:rsidP="00714687">
      <w:pPr>
        <w:pStyle w:val="Ttulo3"/>
        <w:numPr>
          <w:ilvl w:val="1"/>
          <w:numId w:val="69"/>
        </w:numPr>
      </w:pPr>
      <w:r w:rsidRPr="00714687">
        <w:t>Interoperabilidad</w:t>
      </w:r>
    </w:p>
    <w:p w14:paraId="372E4B03" w14:textId="6DC31835" w:rsidR="00714687" w:rsidRDefault="00714687" w:rsidP="00714687">
      <w:r w:rsidRPr="00714687">
        <w:t xml:space="preserve">El sistema debe exponer </w:t>
      </w:r>
      <w:proofErr w:type="spellStart"/>
      <w:r w:rsidRPr="00714687">
        <w:t>APIs</w:t>
      </w:r>
      <w:proofErr w:type="spellEnd"/>
      <w:r w:rsidRPr="00714687">
        <w:t xml:space="preserve"> REST para la comunicación entre microservicios y con integraciones externas.</w:t>
      </w:r>
    </w:p>
    <w:p w14:paraId="71EB86CB" w14:textId="77777777" w:rsidR="00714687" w:rsidRDefault="00714687" w:rsidP="00714687"/>
    <w:p w14:paraId="3A45EA81" w14:textId="2D382BE3" w:rsidR="00714687" w:rsidRDefault="00714687" w:rsidP="00714687">
      <w:pPr>
        <w:pStyle w:val="Ttulo3"/>
        <w:numPr>
          <w:ilvl w:val="1"/>
          <w:numId w:val="69"/>
        </w:numPr>
      </w:pPr>
      <w:r w:rsidRPr="00714687">
        <w:t>Compatibilidad de Plataforma</w:t>
      </w:r>
    </w:p>
    <w:p w14:paraId="25F9B231" w14:textId="77777777" w:rsidR="00714687" w:rsidRPr="00714687" w:rsidRDefault="00714687" w:rsidP="00714687">
      <w:r w:rsidRPr="00714687">
        <w:rPr>
          <w:b/>
          <w:bCs/>
        </w:rPr>
        <w:t>NFR-10 – Acceso multiplataforma</w:t>
      </w:r>
      <w:r w:rsidRPr="00714687">
        <w:br/>
        <w:t>El sistema debe ser accesible desde:</w:t>
      </w:r>
    </w:p>
    <w:p w14:paraId="7735BC3E" w14:textId="77777777" w:rsidR="00714687" w:rsidRPr="00714687" w:rsidRDefault="00714687" w:rsidP="00714687">
      <w:pPr>
        <w:pStyle w:val="Sinespaciado"/>
        <w:numPr>
          <w:ilvl w:val="0"/>
          <w:numId w:val="97"/>
        </w:numPr>
      </w:pPr>
      <w:r w:rsidRPr="00714687">
        <w:t>aplicación web</w:t>
      </w:r>
    </w:p>
    <w:p w14:paraId="63838A70" w14:textId="77777777" w:rsidR="00714687" w:rsidRPr="00714687" w:rsidRDefault="00714687" w:rsidP="00714687">
      <w:pPr>
        <w:pStyle w:val="Sinespaciado"/>
        <w:numPr>
          <w:ilvl w:val="0"/>
          <w:numId w:val="97"/>
        </w:numPr>
      </w:pPr>
      <w:r w:rsidRPr="00714687">
        <w:t>dispositivos móviles</w:t>
      </w:r>
    </w:p>
    <w:p w14:paraId="4862C487" w14:textId="77777777" w:rsidR="00714687" w:rsidRDefault="00714687" w:rsidP="00714687">
      <w:pPr>
        <w:pStyle w:val="Sinespaciado"/>
        <w:numPr>
          <w:ilvl w:val="0"/>
          <w:numId w:val="97"/>
        </w:numPr>
      </w:pPr>
      <w:r w:rsidRPr="00714687">
        <w:t>navegadores modernos</w:t>
      </w:r>
    </w:p>
    <w:p w14:paraId="051CD7EC" w14:textId="77777777" w:rsidR="00714687" w:rsidRDefault="00714687" w:rsidP="00714687">
      <w:pPr>
        <w:pStyle w:val="Sinespaciado"/>
      </w:pPr>
    </w:p>
    <w:p w14:paraId="550C49D1" w14:textId="77777777" w:rsidR="00714687" w:rsidRDefault="00714687" w:rsidP="00714687">
      <w:pPr>
        <w:pStyle w:val="Sinespaciado"/>
      </w:pPr>
    </w:p>
    <w:p w14:paraId="56AF518F" w14:textId="79FC627D" w:rsidR="00714687" w:rsidRDefault="00714687" w:rsidP="00714687">
      <w:pPr>
        <w:pStyle w:val="Ttulo2"/>
        <w:numPr>
          <w:ilvl w:val="0"/>
          <w:numId w:val="69"/>
        </w:numPr>
      </w:pPr>
      <w:r w:rsidRPr="00714687">
        <w:t>Suposiciones del Sistema</w:t>
      </w:r>
      <w:r>
        <w:t>.</w:t>
      </w:r>
    </w:p>
    <w:p w14:paraId="633E2D3C" w14:textId="77777777" w:rsidR="00714687" w:rsidRDefault="00714687" w:rsidP="00714687"/>
    <w:p w14:paraId="03D4547C" w14:textId="77777777" w:rsidR="00714687" w:rsidRPr="00714687" w:rsidRDefault="00714687" w:rsidP="00714687">
      <w:r w:rsidRPr="00714687">
        <w:rPr>
          <w:b/>
          <w:bCs/>
        </w:rPr>
        <w:t>SA-01 – Disponibilidad de datos deportivos</w:t>
      </w:r>
      <w:r w:rsidRPr="00714687">
        <w:br/>
        <w:t>Se asume que los usuarios dispondrán de datos de entrenamiento provenientes de dispositivos o registro manual.</w:t>
      </w:r>
    </w:p>
    <w:p w14:paraId="03B9DD03" w14:textId="77777777" w:rsidR="00714687" w:rsidRPr="00714687" w:rsidRDefault="00714687" w:rsidP="00714687">
      <w:r w:rsidRPr="00714687">
        <w:rPr>
          <w:b/>
          <w:bCs/>
        </w:rPr>
        <w:t>SA-02 – Uso de dispositivos deportivos</w:t>
      </w:r>
      <w:r w:rsidRPr="00714687">
        <w:br/>
        <w:t>Se asume que una parte de los usuarios utilizará dispositivos como relojes deportivos o aplicaciones de actividad física.</w:t>
      </w:r>
    </w:p>
    <w:p w14:paraId="0C6065E7" w14:textId="77777777" w:rsidR="00714687" w:rsidRPr="00714687" w:rsidRDefault="00714687" w:rsidP="00714687">
      <w:r w:rsidRPr="00714687">
        <w:rPr>
          <w:b/>
          <w:bCs/>
        </w:rPr>
        <w:t>SA-03 – Expansión futura del sistema</w:t>
      </w:r>
      <w:r w:rsidRPr="00714687">
        <w:br/>
        <w:t>Se asume que el sistema podrá expandirse para soportar nuevas disciplinas deportivas.</w:t>
      </w:r>
    </w:p>
    <w:p w14:paraId="173C410D" w14:textId="77777777" w:rsidR="00714687" w:rsidRDefault="00714687" w:rsidP="00714687"/>
    <w:p w14:paraId="15FB9FBD" w14:textId="74929294" w:rsidR="00714687" w:rsidRDefault="00714687" w:rsidP="00714687">
      <w:pPr>
        <w:pStyle w:val="Ttulo2"/>
        <w:numPr>
          <w:ilvl w:val="0"/>
          <w:numId w:val="69"/>
        </w:numPr>
      </w:pPr>
      <w:r w:rsidRPr="00714687">
        <w:t>Restricciones del Sistema</w:t>
      </w:r>
      <w:r>
        <w:t>.</w:t>
      </w:r>
    </w:p>
    <w:p w14:paraId="581632FA" w14:textId="77777777" w:rsidR="00714687" w:rsidRDefault="00714687" w:rsidP="00714687"/>
    <w:p w14:paraId="412EAD66" w14:textId="77777777" w:rsidR="00714687" w:rsidRPr="00714687" w:rsidRDefault="00714687" w:rsidP="00714687">
      <w:r w:rsidRPr="00714687">
        <w:rPr>
          <w:b/>
          <w:bCs/>
        </w:rPr>
        <w:t xml:space="preserve">SC-01 – Dependencia de </w:t>
      </w:r>
      <w:proofErr w:type="spellStart"/>
      <w:r w:rsidRPr="00714687">
        <w:rPr>
          <w:b/>
          <w:bCs/>
        </w:rPr>
        <w:t>APIs</w:t>
      </w:r>
      <w:proofErr w:type="spellEnd"/>
      <w:r w:rsidRPr="00714687">
        <w:rPr>
          <w:b/>
          <w:bCs/>
        </w:rPr>
        <w:t xml:space="preserve"> externas</w:t>
      </w:r>
      <w:r w:rsidRPr="00714687">
        <w:br/>
        <w:t xml:space="preserve">Las integraciones con Garmin, </w:t>
      </w:r>
      <w:proofErr w:type="spellStart"/>
      <w:r w:rsidRPr="00714687">
        <w:t>Strava</w:t>
      </w:r>
      <w:proofErr w:type="spellEnd"/>
      <w:r w:rsidRPr="00714687">
        <w:t xml:space="preserve"> y Apple Health dependen de la disponibilidad de sus </w:t>
      </w:r>
      <w:proofErr w:type="spellStart"/>
      <w:r w:rsidRPr="00714687">
        <w:t>APIs</w:t>
      </w:r>
      <w:proofErr w:type="spellEnd"/>
      <w:r w:rsidRPr="00714687">
        <w:t>.</w:t>
      </w:r>
    </w:p>
    <w:p w14:paraId="36BEFAB2" w14:textId="77777777" w:rsidR="00714687" w:rsidRPr="00714687" w:rsidRDefault="00714687" w:rsidP="00714687">
      <w:r w:rsidRPr="00714687">
        <w:rPr>
          <w:b/>
          <w:bCs/>
        </w:rPr>
        <w:lastRenderedPageBreak/>
        <w:t>SC-02 – Alcance inicial del MVP</w:t>
      </w:r>
      <w:r w:rsidRPr="00714687">
        <w:br/>
        <w:t>El MVP del sistema estará enfocado inicialmente en las siguientes disciplinas:</w:t>
      </w:r>
    </w:p>
    <w:p w14:paraId="57A453EE" w14:textId="77777777" w:rsidR="00714687" w:rsidRPr="00714687" w:rsidRDefault="00714687" w:rsidP="00714687">
      <w:pPr>
        <w:pStyle w:val="Sinespaciado"/>
        <w:numPr>
          <w:ilvl w:val="0"/>
          <w:numId w:val="99"/>
        </w:numPr>
      </w:pPr>
      <w:r w:rsidRPr="00714687">
        <w:t>running</w:t>
      </w:r>
    </w:p>
    <w:p w14:paraId="5634C66C" w14:textId="77777777" w:rsidR="00714687" w:rsidRPr="00714687" w:rsidRDefault="00714687" w:rsidP="00714687">
      <w:pPr>
        <w:pStyle w:val="Sinespaciado"/>
        <w:numPr>
          <w:ilvl w:val="0"/>
          <w:numId w:val="99"/>
        </w:numPr>
      </w:pPr>
      <w:r w:rsidRPr="00714687">
        <w:t>crossfit</w:t>
      </w:r>
    </w:p>
    <w:p w14:paraId="41AD0BD4" w14:textId="77777777" w:rsidR="00714687" w:rsidRDefault="00714687" w:rsidP="00714687">
      <w:pPr>
        <w:pStyle w:val="Sinespaciado"/>
        <w:numPr>
          <w:ilvl w:val="0"/>
          <w:numId w:val="99"/>
        </w:numPr>
      </w:pPr>
      <w:r w:rsidRPr="00714687">
        <w:t>entrenamiento funcional</w:t>
      </w:r>
    </w:p>
    <w:p w14:paraId="39E473AD" w14:textId="77777777" w:rsidR="00714687" w:rsidRPr="00714687" w:rsidRDefault="00714687" w:rsidP="00714687">
      <w:pPr>
        <w:pStyle w:val="Sinespaciado"/>
        <w:ind w:left="720"/>
      </w:pPr>
    </w:p>
    <w:p w14:paraId="26ABA1C1" w14:textId="77777777" w:rsidR="00714687" w:rsidRPr="00714687" w:rsidRDefault="00714687" w:rsidP="00714687">
      <w:r w:rsidRPr="00714687">
        <w:rPr>
          <w:b/>
          <w:bCs/>
        </w:rPr>
        <w:t>SC-03 – Acceso basado en planes</w:t>
      </w:r>
      <w:r w:rsidRPr="00714687">
        <w:br/>
        <w:t>El acceso a módulos y funcionalidades del sistema estará condicionado por el plan de suscripción adquirido por el usuario.</w:t>
      </w:r>
    </w:p>
    <w:p w14:paraId="21692582" w14:textId="77777777" w:rsidR="00714687" w:rsidRPr="00714687" w:rsidRDefault="00714687" w:rsidP="00714687">
      <w:r w:rsidRPr="00714687">
        <w:rPr>
          <w:b/>
          <w:bCs/>
        </w:rPr>
        <w:t>SC-04 – Arquitectura basada en microservicios</w:t>
      </w:r>
      <w:r w:rsidRPr="00714687">
        <w:br/>
        <w:t>El sistema debe mantener una arquitectura basada en microservicios para garantizar escalabilidad y modularidad.</w:t>
      </w:r>
    </w:p>
    <w:p w14:paraId="5272EB39" w14:textId="77777777" w:rsidR="00714687" w:rsidRPr="00714687" w:rsidRDefault="00714687" w:rsidP="00714687"/>
    <w:p w14:paraId="08596044" w14:textId="77777777" w:rsidR="00714687" w:rsidRPr="00714687" w:rsidRDefault="00714687" w:rsidP="00714687"/>
    <w:p w14:paraId="0FA78766" w14:textId="77777777" w:rsidR="00714687" w:rsidRPr="00714687" w:rsidRDefault="00714687" w:rsidP="00714687"/>
    <w:p w14:paraId="68496891" w14:textId="77777777" w:rsidR="00B15215" w:rsidRPr="00B15215" w:rsidRDefault="00B15215" w:rsidP="00B15215">
      <w:pPr>
        <w:rPr>
          <w:lang w:val="es-ES"/>
        </w:rPr>
      </w:pPr>
    </w:p>
    <w:sectPr w:rsidR="00B15215" w:rsidRPr="00B15215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79721" w14:textId="77777777" w:rsidR="00CE0AB0" w:rsidRDefault="00CE0AB0" w:rsidP="00CB2649">
      <w:pPr>
        <w:spacing w:after="0" w:line="240" w:lineRule="auto"/>
      </w:pPr>
      <w:r>
        <w:separator/>
      </w:r>
    </w:p>
  </w:endnote>
  <w:endnote w:type="continuationSeparator" w:id="0">
    <w:p w14:paraId="7ECBD430" w14:textId="77777777" w:rsidR="00CE0AB0" w:rsidRDefault="00CE0AB0" w:rsidP="00CB2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14BDC" w14:textId="77777777" w:rsidR="00CE0AB0" w:rsidRDefault="00CE0AB0" w:rsidP="00CB2649">
      <w:pPr>
        <w:spacing w:after="0" w:line="240" w:lineRule="auto"/>
      </w:pPr>
      <w:r>
        <w:separator/>
      </w:r>
    </w:p>
  </w:footnote>
  <w:footnote w:type="continuationSeparator" w:id="0">
    <w:p w14:paraId="5DA8A382" w14:textId="77777777" w:rsidR="00CE0AB0" w:rsidRDefault="00CE0AB0" w:rsidP="00CB2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A3FD" w14:textId="77777777" w:rsidR="00CB2649" w:rsidRDefault="00CB2649">
    <w:pPr>
      <w:pStyle w:val="Encabezado"/>
    </w:pPr>
  </w:p>
  <w:p w14:paraId="13DCC17B" w14:textId="77777777" w:rsidR="00CB2649" w:rsidRDefault="00CB2649">
    <w:pPr>
      <w:pStyle w:val="Encabezado"/>
    </w:pPr>
  </w:p>
  <w:p w14:paraId="0B6AAC2A" w14:textId="77777777" w:rsidR="00CB2649" w:rsidRDefault="00CB2649" w:rsidP="00CB2649">
    <w:pPr>
      <w:pStyle w:val="Encabezado"/>
      <w:jc w:val="center"/>
      <w:rPr>
        <w:noProof/>
      </w:rPr>
    </w:pPr>
    <w:ins w:id="0" w:author="Fabricio David Galarza Piedrahita" w:date="2026-03-08T20:33:00Z" w16du:dateUtc="2026-03-09T01:33:00Z">
      <w:r w:rsidRPr="005616FB">
        <w:rPr>
          <w:b/>
          <w:bCs/>
          <w:lang w:val="es-ES"/>
          <w:rPrChange w:id="1" w:author="Fabricio David Galarza Piedrahita" w:date="2026-03-08T20:35:00Z" w16du:dateUtc="2026-03-09T01:35:00Z">
            <w:rPr>
              <w:lang w:val="es-ES"/>
            </w:rPr>
          </w:rPrChange>
        </w:rPr>
        <w:t>Entrenamiento int</w:t>
      </w:r>
    </w:ins>
    <w:ins w:id="2" w:author="Fabricio David Galarza Piedrahita" w:date="2026-03-08T20:34:00Z" w16du:dateUtc="2026-03-09T01:34:00Z">
      <w:r w:rsidRPr="005616FB">
        <w:rPr>
          <w:b/>
          <w:bCs/>
          <w:lang w:val="es-ES"/>
          <w:rPrChange w:id="3" w:author="Fabricio David Galarza Piedrahita" w:date="2026-03-08T20:35:00Z" w16du:dateUtc="2026-03-09T01:35:00Z">
            <w:rPr>
              <w:lang w:val="es-ES"/>
            </w:rPr>
          </w:rPrChange>
        </w:rPr>
        <w:t>eli</w:t>
      </w:r>
    </w:ins>
    <w:ins w:id="4" w:author="Fabricio David Galarza Piedrahita" w:date="2026-03-08T20:33:00Z" w16du:dateUtc="2026-03-09T01:33:00Z">
      <w:r w:rsidRPr="005616FB">
        <w:rPr>
          <w:b/>
          <w:bCs/>
          <w:lang w:val="es-ES"/>
          <w:rPrChange w:id="5" w:author="Fabricio David Galarza Piedrahita" w:date="2026-03-08T20:35:00Z" w16du:dateUtc="2026-03-09T01:35:00Z">
            <w:rPr>
              <w:lang w:val="es-ES"/>
            </w:rPr>
          </w:rPrChange>
        </w:rPr>
        <w:t>gente para atlet</w:t>
      </w:r>
    </w:ins>
    <w:ins w:id="6" w:author="Fabricio David Galarza Piedrahita" w:date="2026-03-08T20:34:00Z" w16du:dateUtc="2026-03-09T01:34:00Z">
      <w:r w:rsidRPr="005616FB">
        <w:rPr>
          <w:b/>
          <w:bCs/>
          <w:lang w:val="es-ES"/>
          <w:rPrChange w:id="7" w:author="Fabricio David Galarza Piedrahita" w:date="2026-03-08T20:35:00Z" w16du:dateUtc="2026-03-09T01:35:00Z">
            <w:rPr>
              <w:lang w:val="es-ES"/>
            </w:rPr>
          </w:rPrChange>
        </w:rPr>
        <w:t>as reales</w:t>
      </w:r>
    </w:ins>
    <w:r>
      <w:rPr>
        <w:noProof/>
      </w:rPr>
      <w:t xml:space="preserve"> </w:t>
    </w:r>
  </w:p>
  <w:p w14:paraId="443F783A" w14:textId="2AAEB536" w:rsidR="00CB2649" w:rsidRDefault="00CB2649" w:rsidP="00CB2649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DC9BE3F" wp14:editId="0F9431C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5F50B25" w14:textId="2BDDF7BB" w:rsidR="00CB2649" w:rsidRDefault="00CB264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</w:t>
                              </w:r>
                              <w:r w:rsidR="000F52A5">
                                <w:rPr>
                                  <w:caps/>
                                  <w:color w:val="FFFFFF" w:themeColor="background1"/>
                                </w:rPr>
                                <w:t>TH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DC9BE3F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5F50B25" w14:textId="2BDDF7BB" w:rsidR="00CB2649" w:rsidRDefault="00CB264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</w:t>
                        </w:r>
                        <w:r w:rsidR="000F52A5">
                          <w:rPr>
                            <w:caps/>
                            <w:color w:val="FFFFFF" w:themeColor="background1"/>
                          </w:rPr>
                          <w:t>TH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>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C45"/>
    <w:multiLevelType w:val="multilevel"/>
    <w:tmpl w:val="7106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4C44"/>
    <w:multiLevelType w:val="multilevel"/>
    <w:tmpl w:val="744A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97A76"/>
    <w:multiLevelType w:val="multilevel"/>
    <w:tmpl w:val="82E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61418"/>
    <w:multiLevelType w:val="multilevel"/>
    <w:tmpl w:val="3014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F750D"/>
    <w:multiLevelType w:val="multilevel"/>
    <w:tmpl w:val="9C66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C1713"/>
    <w:multiLevelType w:val="multilevel"/>
    <w:tmpl w:val="E9A0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A3499"/>
    <w:multiLevelType w:val="multilevel"/>
    <w:tmpl w:val="176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D0BC3"/>
    <w:multiLevelType w:val="hybridMultilevel"/>
    <w:tmpl w:val="B93C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9B0577"/>
    <w:multiLevelType w:val="multilevel"/>
    <w:tmpl w:val="AC0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C5312"/>
    <w:multiLevelType w:val="multilevel"/>
    <w:tmpl w:val="29C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906DA"/>
    <w:multiLevelType w:val="multilevel"/>
    <w:tmpl w:val="F7B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E2FBA"/>
    <w:multiLevelType w:val="multilevel"/>
    <w:tmpl w:val="66BA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C6493"/>
    <w:multiLevelType w:val="hybridMultilevel"/>
    <w:tmpl w:val="5E16F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5D3C21"/>
    <w:multiLevelType w:val="multilevel"/>
    <w:tmpl w:val="E6BE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96D76"/>
    <w:multiLevelType w:val="multilevel"/>
    <w:tmpl w:val="497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62DB0"/>
    <w:multiLevelType w:val="hybridMultilevel"/>
    <w:tmpl w:val="F8D0F5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A94382"/>
    <w:multiLevelType w:val="multilevel"/>
    <w:tmpl w:val="18F0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C280E"/>
    <w:multiLevelType w:val="multilevel"/>
    <w:tmpl w:val="9D3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97931"/>
    <w:multiLevelType w:val="multilevel"/>
    <w:tmpl w:val="5C0C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C7927"/>
    <w:multiLevelType w:val="multilevel"/>
    <w:tmpl w:val="3B1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36A26"/>
    <w:multiLevelType w:val="hybridMultilevel"/>
    <w:tmpl w:val="203CF7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20590"/>
    <w:multiLevelType w:val="multilevel"/>
    <w:tmpl w:val="330E23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2B95D8C"/>
    <w:multiLevelType w:val="multilevel"/>
    <w:tmpl w:val="39B4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56B3A"/>
    <w:multiLevelType w:val="multilevel"/>
    <w:tmpl w:val="D102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283B73"/>
    <w:multiLevelType w:val="multilevel"/>
    <w:tmpl w:val="C4A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F62681"/>
    <w:multiLevelType w:val="multilevel"/>
    <w:tmpl w:val="A024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95083E"/>
    <w:multiLevelType w:val="hybridMultilevel"/>
    <w:tmpl w:val="E6B8AB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864E9"/>
    <w:multiLevelType w:val="multilevel"/>
    <w:tmpl w:val="128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887806"/>
    <w:multiLevelType w:val="multilevel"/>
    <w:tmpl w:val="9CC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890A2F"/>
    <w:multiLevelType w:val="hybridMultilevel"/>
    <w:tmpl w:val="B3B6FA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7CE47DD"/>
    <w:multiLevelType w:val="multilevel"/>
    <w:tmpl w:val="62D6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3D4D28"/>
    <w:multiLevelType w:val="hybridMultilevel"/>
    <w:tmpl w:val="7804D0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3435DD"/>
    <w:multiLevelType w:val="multilevel"/>
    <w:tmpl w:val="4FA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517A4F"/>
    <w:multiLevelType w:val="multilevel"/>
    <w:tmpl w:val="F4E4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5F00D3"/>
    <w:multiLevelType w:val="multilevel"/>
    <w:tmpl w:val="B888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BC6F5D"/>
    <w:multiLevelType w:val="hybridMultilevel"/>
    <w:tmpl w:val="39BA09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9D1A64"/>
    <w:multiLevelType w:val="multilevel"/>
    <w:tmpl w:val="37F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6F1EE5"/>
    <w:multiLevelType w:val="multilevel"/>
    <w:tmpl w:val="DDA8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A248E4"/>
    <w:multiLevelType w:val="multilevel"/>
    <w:tmpl w:val="4630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C866E8"/>
    <w:multiLevelType w:val="multilevel"/>
    <w:tmpl w:val="36E4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8302E9"/>
    <w:multiLevelType w:val="multilevel"/>
    <w:tmpl w:val="BD4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B606BD"/>
    <w:multiLevelType w:val="multilevel"/>
    <w:tmpl w:val="7F6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E86F7F"/>
    <w:multiLevelType w:val="multilevel"/>
    <w:tmpl w:val="53BE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73487D"/>
    <w:multiLevelType w:val="hybridMultilevel"/>
    <w:tmpl w:val="71B22A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6175F6E"/>
    <w:multiLevelType w:val="multilevel"/>
    <w:tmpl w:val="B26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D82DFC"/>
    <w:multiLevelType w:val="hybridMultilevel"/>
    <w:tmpl w:val="A60CC7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8B82AD8"/>
    <w:multiLevelType w:val="multilevel"/>
    <w:tmpl w:val="D9C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E0212"/>
    <w:multiLevelType w:val="multilevel"/>
    <w:tmpl w:val="4C4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827A9B"/>
    <w:multiLevelType w:val="multilevel"/>
    <w:tmpl w:val="AF22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36111F"/>
    <w:multiLevelType w:val="multilevel"/>
    <w:tmpl w:val="16CC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A14C0"/>
    <w:multiLevelType w:val="multilevel"/>
    <w:tmpl w:val="7A3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8E468F"/>
    <w:multiLevelType w:val="multilevel"/>
    <w:tmpl w:val="2462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8E5BCD"/>
    <w:multiLevelType w:val="multilevel"/>
    <w:tmpl w:val="FFF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D57A08"/>
    <w:multiLevelType w:val="multilevel"/>
    <w:tmpl w:val="CCB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5056BD"/>
    <w:multiLevelType w:val="hybridMultilevel"/>
    <w:tmpl w:val="CA860F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6E5C3B"/>
    <w:multiLevelType w:val="multilevel"/>
    <w:tmpl w:val="18E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73634B"/>
    <w:multiLevelType w:val="multilevel"/>
    <w:tmpl w:val="246E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B929CC"/>
    <w:multiLevelType w:val="hybridMultilevel"/>
    <w:tmpl w:val="6A907D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5307AB1"/>
    <w:multiLevelType w:val="multilevel"/>
    <w:tmpl w:val="58F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6645A8"/>
    <w:multiLevelType w:val="hybridMultilevel"/>
    <w:tmpl w:val="196476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80D55B3"/>
    <w:multiLevelType w:val="multilevel"/>
    <w:tmpl w:val="F8A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8F36D9"/>
    <w:multiLevelType w:val="multilevel"/>
    <w:tmpl w:val="B7E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C53E28"/>
    <w:multiLevelType w:val="multilevel"/>
    <w:tmpl w:val="6AF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EA7D74"/>
    <w:multiLevelType w:val="multilevel"/>
    <w:tmpl w:val="3CD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EB508B"/>
    <w:multiLevelType w:val="multilevel"/>
    <w:tmpl w:val="515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3028B4"/>
    <w:multiLevelType w:val="multilevel"/>
    <w:tmpl w:val="7D56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4F3953"/>
    <w:multiLevelType w:val="multilevel"/>
    <w:tmpl w:val="B8E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633C8B"/>
    <w:multiLevelType w:val="multilevel"/>
    <w:tmpl w:val="B61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B033C3"/>
    <w:multiLevelType w:val="multilevel"/>
    <w:tmpl w:val="F19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F92368"/>
    <w:multiLevelType w:val="hybridMultilevel"/>
    <w:tmpl w:val="0E820B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2106A55"/>
    <w:multiLevelType w:val="multilevel"/>
    <w:tmpl w:val="01D0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9B205F"/>
    <w:multiLevelType w:val="multilevel"/>
    <w:tmpl w:val="2C8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F61DAB"/>
    <w:multiLevelType w:val="multilevel"/>
    <w:tmpl w:val="CB1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375EEC"/>
    <w:multiLevelType w:val="multilevel"/>
    <w:tmpl w:val="AFE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F330C5"/>
    <w:multiLevelType w:val="hybridMultilevel"/>
    <w:tmpl w:val="78921C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CC4152D"/>
    <w:multiLevelType w:val="multilevel"/>
    <w:tmpl w:val="0AB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FC5FC5"/>
    <w:multiLevelType w:val="multilevel"/>
    <w:tmpl w:val="B3B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830D54"/>
    <w:multiLevelType w:val="multilevel"/>
    <w:tmpl w:val="E07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3112C2"/>
    <w:multiLevelType w:val="multilevel"/>
    <w:tmpl w:val="AD5E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522850"/>
    <w:multiLevelType w:val="multilevel"/>
    <w:tmpl w:val="99D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492349"/>
    <w:multiLevelType w:val="hybridMultilevel"/>
    <w:tmpl w:val="A33849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01123F"/>
    <w:multiLevelType w:val="multilevel"/>
    <w:tmpl w:val="4E02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831487"/>
    <w:multiLevelType w:val="hybridMultilevel"/>
    <w:tmpl w:val="4606A8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7445781"/>
    <w:multiLevelType w:val="multilevel"/>
    <w:tmpl w:val="8ED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BB317C"/>
    <w:multiLevelType w:val="multilevel"/>
    <w:tmpl w:val="3FA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AF11C4"/>
    <w:multiLevelType w:val="multilevel"/>
    <w:tmpl w:val="6ED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E94B84"/>
    <w:multiLevelType w:val="multilevel"/>
    <w:tmpl w:val="98C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EB3144"/>
    <w:multiLevelType w:val="multilevel"/>
    <w:tmpl w:val="4F38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B55E96"/>
    <w:multiLevelType w:val="multilevel"/>
    <w:tmpl w:val="744A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29536F"/>
    <w:multiLevelType w:val="multilevel"/>
    <w:tmpl w:val="2CD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3B03CF"/>
    <w:multiLevelType w:val="multilevel"/>
    <w:tmpl w:val="BD74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FDA4989"/>
    <w:multiLevelType w:val="hybridMultilevel"/>
    <w:tmpl w:val="96A0E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1604979"/>
    <w:multiLevelType w:val="multilevel"/>
    <w:tmpl w:val="C73E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BB279C"/>
    <w:multiLevelType w:val="multilevel"/>
    <w:tmpl w:val="A1E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B92B7E"/>
    <w:multiLevelType w:val="multilevel"/>
    <w:tmpl w:val="74F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8D7D89"/>
    <w:multiLevelType w:val="hybridMultilevel"/>
    <w:tmpl w:val="A072B6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A572026"/>
    <w:multiLevelType w:val="multilevel"/>
    <w:tmpl w:val="2E3A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4D7F75"/>
    <w:multiLevelType w:val="hybridMultilevel"/>
    <w:tmpl w:val="032048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DE33CD9"/>
    <w:multiLevelType w:val="multilevel"/>
    <w:tmpl w:val="426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010119">
    <w:abstractNumId w:val="30"/>
  </w:num>
  <w:num w:numId="2" w16cid:durableId="696470131">
    <w:abstractNumId w:val="73"/>
  </w:num>
  <w:num w:numId="3" w16cid:durableId="652031135">
    <w:abstractNumId w:val="78"/>
  </w:num>
  <w:num w:numId="4" w16cid:durableId="229585608">
    <w:abstractNumId w:val="83"/>
  </w:num>
  <w:num w:numId="5" w16cid:durableId="896164724">
    <w:abstractNumId w:val="64"/>
  </w:num>
  <w:num w:numId="6" w16cid:durableId="2054117801">
    <w:abstractNumId w:val="19"/>
  </w:num>
  <w:num w:numId="7" w16cid:durableId="266698364">
    <w:abstractNumId w:val="84"/>
  </w:num>
  <w:num w:numId="8" w16cid:durableId="847327689">
    <w:abstractNumId w:val="42"/>
  </w:num>
  <w:num w:numId="9" w16cid:durableId="1405644891">
    <w:abstractNumId w:val="41"/>
  </w:num>
  <w:num w:numId="10" w16cid:durableId="1495147861">
    <w:abstractNumId w:val="24"/>
  </w:num>
  <w:num w:numId="11" w16cid:durableId="2114202641">
    <w:abstractNumId w:val="94"/>
  </w:num>
  <w:num w:numId="12" w16cid:durableId="911700900">
    <w:abstractNumId w:val="52"/>
  </w:num>
  <w:num w:numId="13" w16cid:durableId="2037581785">
    <w:abstractNumId w:val="44"/>
  </w:num>
  <w:num w:numId="14" w16cid:durableId="999701037">
    <w:abstractNumId w:val="61"/>
  </w:num>
  <w:num w:numId="15" w16cid:durableId="1308822475">
    <w:abstractNumId w:val="14"/>
  </w:num>
  <w:num w:numId="16" w16cid:durableId="453838919">
    <w:abstractNumId w:val="22"/>
  </w:num>
  <w:num w:numId="17" w16cid:durableId="1572736126">
    <w:abstractNumId w:val="33"/>
  </w:num>
  <w:num w:numId="18" w16cid:durableId="2136097319">
    <w:abstractNumId w:val="85"/>
  </w:num>
  <w:num w:numId="19" w16cid:durableId="1550216813">
    <w:abstractNumId w:val="11"/>
  </w:num>
  <w:num w:numId="20" w16cid:durableId="116140761">
    <w:abstractNumId w:val="28"/>
  </w:num>
  <w:num w:numId="21" w16cid:durableId="1390033588">
    <w:abstractNumId w:val="92"/>
  </w:num>
  <w:num w:numId="22" w16cid:durableId="466245604">
    <w:abstractNumId w:val="58"/>
  </w:num>
  <w:num w:numId="23" w16cid:durableId="1694380115">
    <w:abstractNumId w:val="17"/>
  </w:num>
  <w:num w:numId="24" w16cid:durableId="1380788378">
    <w:abstractNumId w:val="32"/>
  </w:num>
  <w:num w:numId="25" w16cid:durableId="752817605">
    <w:abstractNumId w:val="62"/>
  </w:num>
  <w:num w:numId="26" w16cid:durableId="1317345004">
    <w:abstractNumId w:val="67"/>
  </w:num>
  <w:num w:numId="27" w16cid:durableId="1052657289">
    <w:abstractNumId w:val="4"/>
  </w:num>
  <w:num w:numId="28" w16cid:durableId="311641840">
    <w:abstractNumId w:val="51"/>
  </w:num>
  <w:num w:numId="29" w16cid:durableId="1482188557">
    <w:abstractNumId w:val="38"/>
  </w:num>
  <w:num w:numId="30" w16cid:durableId="1579241526">
    <w:abstractNumId w:val="3"/>
  </w:num>
  <w:num w:numId="31" w16cid:durableId="1974748717">
    <w:abstractNumId w:val="90"/>
  </w:num>
  <w:num w:numId="32" w16cid:durableId="26948870">
    <w:abstractNumId w:val="89"/>
  </w:num>
  <w:num w:numId="33" w16cid:durableId="457072314">
    <w:abstractNumId w:val="81"/>
  </w:num>
  <w:num w:numId="34" w16cid:durableId="1677263460">
    <w:abstractNumId w:val="77"/>
  </w:num>
  <w:num w:numId="35" w16cid:durableId="30809730">
    <w:abstractNumId w:val="71"/>
  </w:num>
  <w:num w:numId="36" w16cid:durableId="253367479">
    <w:abstractNumId w:val="16"/>
  </w:num>
  <w:num w:numId="37" w16cid:durableId="1437096541">
    <w:abstractNumId w:val="75"/>
  </w:num>
  <w:num w:numId="38" w16cid:durableId="790977082">
    <w:abstractNumId w:val="76"/>
  </w:num>
  <w:num w:numId="39" w16cid:durableId="1427388408">
    <w:abstractNumId w:val="50"/>
  </w:num>
  <w:num w:numId="40" w16cid:durableId="561984208">
    <w:abstractNumId w:val="79"/>
  </w:num>
  <w:num w:numId="41" w16cid:durableId="768427761">
    <w:abstractNumId w:val="23"/>
  </w:num>
  <w:num w:numId="42" w16cid:durableId="1447391165">
    <w:abstractNumId w:val="68"/>
  </w:num>
  <w:num w:numId="43" w16cid:durableId="870414084">
    <w:abstractNumId w:val="86"/>
  </w:num>
  <w:num w:numId="44" w16cid:durableId="2006321503">
    <w:abstractNumId w:val="37"/>
  </w:num>
  <w:num w:numId="45" w16cid:durableId="2131241495">
    <w:abstractNumId w:val="36"/>
  </w:num>
  <w:num w:numId="46" w16cid:durableId="634486320">
    <w:abstractNumId w:val="98"/>
  </w:num>
  <w:num w:numId="47" w16cid:durableId="1946692542">
    <w:abstractNumId w:val="65"/>
  </w:num>
  <w:num w:numId="48" w16cid:durableId="647442469">
    <w:abstractNumId w:val="53"/>
  </w:num>
  <w:num w:numId="49" w16cid:durableId="1592278504">
    <w:abstractNumId w:val="48"/>
  </w:num>
  <w:num w:numId="50" w16cid:durableId="1656881921">
    <w:abstractNumId w:val="49"/>
  </w:num>
  <w:num w:numId="51" w16cid:durableId="100074917">
    <w:abstractNumId w:val="96"/>
  </w:num>
  <w:num w:numId="52" w16cid:durableId="725686693">
    <w:abstractNumId w:val="34"/>
  </w:num>
  <w:num w:numId="53" w16cid:durableId="2001806027">
    <w:abstractNumId w:val="0"/>
  </w:num>
  <w:num w:numId="54" w16cid:durableId="1867450417">
    <w:abstractNumId w:val="93"/>
  </w:num>
  <w:num w:numId="55" w16cid:durableId="463234491">
    <w:abstractNumId w:val="87"/>
  </w:num>
  <w:num w:numId="56" w16cid:durableId="2121603109">
    <w:abstractNumId w:val="13"/>
  </w:num>
  <w:num w:numId="57" w16cid:durableId="12613907">
    <w:abstractNumId w:val="6"/>
  </w:num>
  <w:num w:numId="58" w16cid:durableId="1284072833">
    <w:abstractNumId w:val="39"/>
  </w:num>
  <w:num w:numId="59" w16cid:durableId="56100760">
    <w:abstractNumId w:val="66"/>
  </w:num>
  <w:num w:numId="60" w16cid:durableId="183325919">
    <w:abstractNumId w:val="9"/>
  </w:num>
  <w:num w:numId="61" w16cid:durableId="1868134401">
    <w:abstractNumId w:val="46"/>
  </w:num>
  <w:num w:numId="62" w16cid:durableId="306592446">
    <w:abstractNumId w:val="18"/>
  </w:num>
  <w:num w:numId="63" w16cid:durableId="1515995840">
    <w:abstractNumId w:val="7"/>
  </w:num>
  <w:num w:numId="64" w16cid:durableId="1750694544">
    <w:abstractNumId w:val="57"/>
  </w:num>
  <w:num w:numId="65" w16cid:durableId="1497258789">
    <w:abstractNumId w:val="82"/>
  </w:num>
  <w:num w:numId="66" w16cid:durableId="697850900">
    <w:abstractNumId w:val="29"/>
  </w:num>
  <w:num w:numId="67" w16cid:durableId="1332101957">
    <w:abstractNumId w:val="88"/>
  </w:num>
  <w:num w:numId="68" w16cid:durableId="2121678641">
    <w:abstractNumId w:val="1"/>
  </w:num>
  <w:num w:numId="69" w16cid:durableId="481316421">
    <w:abstractNumId w:val="21"/>
  </w:num>
  <w:num w:numId="70" w16cid:durableId="2073235250">
    <w:abstractNumId w:val="20"/>
  </w:num>
  <w:num w:numId="71" w16cid:durableId="1574388245">
    <w:abstractNumId w:val="10"/>
  </w:num>
  <w:num w:numId="72" w16cid:durableId="999194443">
    <w:abstractNumId w:val="72"/>
  </w:num>
  <w:num w:numId="73" w16cid:durableId="1608195916">
    <w:abstractNumId w:val="25"/>
  </w:num>
  <w:num w:numId="74" w16cid:durableId="958220096">
    <w:abstractNumId w:val="45"/>
  </w:num>
  <w:num w:numId="75" w16cid:durableId="1101029304">
    <w:abstractNumId w:val="69"/>
  </w:num>
  <w:num w:numId="76" w16cid:durableId="646210186">
    <w:abstractNumId w:val="15"/>
  </w:num>
  <w:num w:numId="77" w16cid:durableId="2018841829">
    <w:abstractNumId w:val="54"/>
  </w:num>
  <w:num w:numId="78" w16cid:durableId="617302105">
    <w:abstractNumId w:val="43"/>
  </w:num>
  <w:num w:numId="79" w16cid:durableId="188765681">
    <w:abstractNumId w:val="8"/>
  </w:num>
  <w:num w:numId="80" w16cid:durableId="1423337008">
    <w:abstractNumId w:val="56"/>
  </w:num>
  <w:num w:numId="81" w16cid:durableId="1307511187">
    <w:abstractNumId w:val="91"/>
  </w:num>
  <w:num w:numId="82" w16cid:durableId="265692550">
    <w:abstractNumId w:val="59"/>
  </w:num>
  <w:num w:numId="83" w16cid:durableId="1106120546">
    <w:abstractNumId w:val="74"/>
  </w:num>
  <w:num w:numId="84" w16cid:durableId="728184688">
    <w:abstractNumId w:val="27"/>
  </w:num>
  <w:num w:numId="85" w16cid:durableId="1609846424">
    <w:abstractNumId w:val="55"/>
  </w:num>
  <w:num w:numId="86" w16cid:durableId="1280916507">
    <w:abstractNumId w:val="40"/>
  </w:num>
  <w:num w:numId="87" w16cid:durableId="797601919">
    <w:abstractNumId w:val="97"/>
  </w:num>
  <w:num w:numId="88" w16cid:durableId="363139398">
    <w:abstractNumId w:val="5"/>
  </w:num>
  <w:num w:numId="89" w16cid:durableId="457260567">
    <w:abstractNumId w:val="70"/>
  </w:num>
  <w:num w:numId="90" w16cid:durableId="1578634720">
    <w:abstractNumId w:val="95"/>
  </w:num>
  <w:num w:numId="91" w16cid:durableId="1721005925">
    <w:abstractNumId w:val="26"/>
  </w:num>
  <w:num w:numId="92" w16cid:durableId="1639872878">
    <w:abstractNumId w:val="63"/>
  </w:num>
  <w:num w:numId="93" w16cid:durableId="20980868">
    <w:abstractNumId w:val="12"/>
  </w:num>
  <w:num w:numId="94" w16cid:durableId="1714115013">
    <w:abstractNumId w:val="47"/>
  </w:num>
  <w:num w:numId="95" w16cid:durableId="257642478">
    <w:abstractNumId w:val="31"/>
  </w:num>
  <w:num w:numId="96" w16cid:durableId="1344042819">
    <w:abstractNumId w:val="2"/>
  </w:num>
  <w:num w:numId="97" w16cid:durableId="797069869">
    <w:abstractNumId w:val="80"/>
  </w:num>
  <w:num w:numId="98" w16cid:durableId="1589656660">
    <w:abstractNumId w:val="60"/>
  </w:num>
  <w:num w:numId="99" w16cid:durableId="7216997">
    <w:abstractNumId w:val="3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bricio David Galarza Piedrahita">
    <w15:presenceInfo w15:providerId="Windows Live" w15:userId="32f76fcf487361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49"/>
    <w:rsid w:val="000D52A0"/>
    <w:rsid w:val="000F52A5"/>
    <w:rsid w:val="0016400F"/>
    <w:rsid w:val="0046738D"/>
    <w:rsid w:val="006F3CDD"/>
    <w:rsid w:val="00714687"/>
    <w:rsid w:val="007213FB"/>
    <w:rsid w:val="00832537"/>
    <w:rsid w:val="0084704E"/>
    <w:rsid w:val="008977AB"/>
    <w:rsid w:val="00B15215"/>
    <w:rsid w:val="00BF64AD"/>
    <w:rsid w:val="00CB2649"/>
    <w:rsid w:val="00CE0AB0"/>
    <w:rsid w:val="00D3526B"/>
    <w:rsid w:val="00E83317"/>
    <w:rsid w:val="00E83D3C"/>
    <w:rsid w:val="00EB0840"/>
    <w:rsid w:val="00EC4954"/>
    <w:rsid w:val="00FA5DCA"/>
    <w:rsid w:val="00FD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AD269"/>
  <w15:chartTrackingRefBased/>
  <w15:docId w15:val="{F001D01E-3C93-49E7-947C-FBE689BC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2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2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2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6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6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6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26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6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6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264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26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2649"/>
  </w:style>
  <w:style w:type="paragraph" w:styleId="Piedepgina">
    <w:name w:val="footer"/>
    <w:basedOn w:val="Normal"/>
    <w:link w:val="PiedepginaCar"/>
    <w:uiPriority w:val="99"/>
    <w:unhideWhenUsed/>
    <w:rsid w:val="00CB26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2649"/>
  </w:style>
  <w:style w:type="paragraph" w:styleId="Sinespaciado">
    <w:name w:val="No Spacing"/>
    <w:uiPriority w:val="1"/>
    <w:qFormat/>
    <w:rsid w:val="00FA5DCA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B15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F3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FED68-2DCD-468C-9107-142E9C707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1389</Words>
  <Characters>7644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</cp:revision>
  <dcterms:created xsi:type="dcterms:W3CDTF">2026-03-11T23:04:00Z</dcterms:created>
  <dcterms:modified xsi:type="dcterms:W3CDTF">2026-03-11T23:04:00Z</dcterms:modified>
</cp:coreProperties>
</file>