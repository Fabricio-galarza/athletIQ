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6648" w14:textId="1EFAA564" w:rsidR="003D4611" w:rsidRDefault="003D4611" w:rsidP="003D4611">
      <w:pPr>
        <w:pStyle w:val="Ttulo1"/>
      </w:pPr>
      <w:r>
        <w:t>Documento de Arquitectura de Software</w:t>
      </w:r>
    </w:p>
    <w:p w14:paraId="7E33D7E4" w14:textId="77777777" w:rsidR="003D4611" w:rsidRDefault="003D4611" w:rsidP="003D4611">
      <w:pPr>
        <w:rPr>
          <w:b/>
          <w:bCs/>
        </w:rPr>
      </w:pPr>
    </w:p>
    <w:p w14:paraId="767D6FF3" w14:textId="7844B07E" w:rsidR="003D4611" w:rsidRPr="003D4611" w:rsidRDefault="003D4611" w:rsidP="003D4611">
      <w:pPr>
        <w:rPr>
          <w:b/>
          <w:bCs/>
        </w:rPr>
      </w:pPr>
      <w:r w:rsidRPr="003D4611">
        <w:rPr>
          <w:b/>
          <w:bCs/>
        </w:rPr>
        <w:t xml:space="preserve">Sistema: </w:t>
      </w:r>
      <w:proofErr w:type="spellStart"/>
      <w:r>
        <w:rPr>
          <w:b/>
          <w:bCs/>
        </w:rPr>
        <w:t>AthletIQ</w:t>
      </w:r>
      <w:proofErr w:type="spellEnd"/>
    </w:p>
    <w:p w14:paraId="453CBADB" w14:textId="77777777" w:rsidR="003D4611" w:rsidRDefault="003D4611" w:rsidP="003D4611">
      <w:r w:rsidRPr="003D4611">
        <w:t>Versión: 1.0</w:t>
      </w:r>
      <w:r w:rsidRPr="003D4611">
        <w:br/>
        <w:t>Fecha: [DD/MM/YYYY]</w:t>
      </w:r>
      <w:r w:rsidRPr="003D4611">
        <w:br/>
        <w:t>Autor: [Nombre del arquitecto]</w:t>
      </w:r>
    </w:p>
    <w:p w14:paraId="6368369D" w14:textId="77777777" w:rsidR="003D4611" w:rsidRDefault="003D4611" w:rsidP="003D4611"/>
    <w:p w14:paraId="07C7F137" w14:textId="77777777" w:rsidR="003D4611" w:rsidRPr="003D4611" w:rsidRDefault="003D4611" w:rsidP="003D4611">
      <w:pPr>
        <w:pStyle w:val="Ttulo2"/>
      </w:pPr>
      <w:r w:rsidRPr="003D4611">
        <w:t>Introducción</w:t>
      </w:r>
    </w:p>
    <w:p w14:paraId="1C7D8A26" w14:textId="77777777" w:rsidR="003D4611" w:rsidRPr="003D4611" w:rsidRDefault="003D4611" w:rsidP="003D4611">
      <w:pPr>
        <w:pStyle w:val="Ttulo3"/>
      </w:pPr>
      <w:r w:rsidRPr="003D4611">
        <w:t>1.1 Propósito del documento</w:t>
      </w:r>
    </w:p>
    <w:p w14:paraId="680DD5E4" w14:textId="77777777" w:rsidR="00E23E03" w:rsidRPr="00E23E03" w:rsidRDefault="00E23E03" w:rsidP="00E23E03">
      <w:r w:rsidRPr="00E23E03">
        <w:t xml:space="preserve">Este documento describe la arquitectura del sistema </w:t>
      </w:r>
      <w:proofErr w:type="spellStart"/>
      <w:r w:rsidRPr="00E23E03">
        <w:rPr>
          <w:b/>
          <w:bCs/>
        </w:rPr>
        <w:t>AthletIQ</w:t>
      </w:r>
      <w:proofErr w:type="spellEnd"/>
      <w:r w:rsidRPr="00E23E03">
        <w:t xml:space="preserve">, incluyendo sus componentes principales, módulos, </w:t>
      </w:r>
      <w:proofErr w:type="spellStart"/>
      <w:r w:rsidRPr="00E23E03">
        <w:t>stack</w:t>
      </w:r>
      <w:proofErr w:type="spellEnd"/>
      <w:r w:rsidRPr="00E23E03">
        <w:t xml:space="preserve"> tecnológico, integraciones externas y decisiones de diseño.</w:t>
      </w:r>
    </w:p>
    <w:p w14:paraId="75D37B65" w14:textId="77777777" w:rsidR="00E23E03" w:rsidRPr="00E23E03" w:rsidRDefault="00E23E03" w:rsidP="00E23E03">
      <w:r w:rsidRPr="00E23E03">
        <w:t>El objetivo es proporcionar una referencia técnica para:</w:t>
      </w:r>
    </w:p>
    <w:p w14:paraId="4D31BD4A" w14:textId="77777777" w:rsidR="00E23E03" w:rsidRPr="00E23E03" w:rsidRDefault="00E23E03" w:rsidP="00E23E03">
      <w:pPr>
        <w:numPr>
          <w:ilvl w:val="0"/>
          <w:numId w:val="115"/>
        </w:numPr>
        <w:rPr>
          <w:sz w:val="24"/>
          <w:szCs w:val="24"/>
        </w:rPr>
      </w:pPr>
      <w:r w:rsidRPr="00E23E03">
        <w:rPr>
          <w:sz w:val="24"/>
          <w:szCs w:val="24"/>
        </w:rPr>
        <w:t>desarrolladores</w:t>
      </w:r>
    </w:p>
    <w:p w14:paraId="0837936E" w14:textId="77777777" w:rsidR="00E23E03" w:rsidRPr="00E23E03" w:rsidRDefault="00E23E03" w:rsidP="00E23E03">
      <w:pPr>
        <w:numPr>
          <w:ilvl w:val="0"/>
          <w:numId w:val="115"/>
        </w:numPr>
        <w:rPr>
          <w:sz w:val="24"/>
          <w:szCs w:val="24"/>
        </w:rPr>
      </w:pPr>
      <w:r w:rsidRPr="00E23E03">
        <w:rPr>
          <w:sz w:val="24"/>
          <w:szCs w:val="24"/>
        </w:rPr>
        <w:t>arquitectos de software</w:t>
      </w:r>
    </w:p>
    <w:p w14:paraId="571FAABE" w14:textId="77777777" w:rsidR="00E23E03" w:rsidRPr="00E23E03" w:rsidRDefault="00E23E03" w:rsidP="00E23E03">
      <w:pPr>
        <w:numPr>
          <w:ilvl w:val="0"/>
          <w:numId w:val="115"/>
        </w:numPr>
        <w:rPr>
          <w:sz w:val="24"/>
          <w:szCs w:val="24"/>
        </w:rPr>
      </w:pPr>
      <w:r w:rsidRPr="00E23E03">
        <w:rPr>
          <w:sz w:val="24"/>
          <w:szCs w:val="24"/>
        </w:rPr>
        <w:t>ingenieros DevOps</w:t>
      </w:r>
    </w:p>
    <w:p w14:paraId="74E6154F" w14:textId="77777777" w:rsidR="00E23E03" w:rsidRPr="00E23E03" w:rsidRDefault="00E23E03" w:rsidP="00E23E03">
      <w:pPr>
        <w:numPr>
          <w:ilvl w:val="0"/>
          <w:numId w:val="115"/>
        </w:numPr>
        <w:rPr>
          <w:sz w:val="24"/>
          <w:szCs w:val="24"/>
        </w:rPr>
      </w:pPr>
      <w:proofErr w:type="spellStart"/>
      <w:r w:rsidRPr="00E23E03">
        <w:rPr>
          <w:sz w:val="24"/>
          <w:szCs w:val="24"/>
        </w:rPr>
        <w:t>stakeholders</w:t>
      </w:r>
      <w:proofErr w:type="spellEnd"/>
      <w:r w:rsidRPr="00E23E03">
        <w:rPr>
          <w:sz w:val="24"/>
          <w:szCs w:val="24"/>
        </w:rPr>
        <w:t xml:space="preserve"> técnicos</w:t>
      </w:r>
    </w:p>
    <w:p w14:paraId="39CC732F" w14:textId="77777777" w:rsidR="00E23E03" w:rsidRPr="00E23E03" w:rsidRDefault="00E23E03" w:rsidP="00E23E03">
      <w:r w:rsidRPr="00E23E03">
        <w:t>Este documento servirá como guía para el diseño, implementación y evolución de la plataforma.</w:t>
      </w:r>
    </w:p>
    <w:p w14:paraId="27804494" w14:textId="77777777" w:rsidR="003D4611" w:rsidRPr="003D4611" w:rsidRDefault="003D4611" w:rsidP="003D4611"/>
    <w:p w14:paraId="7D5FA3BB" w14:textId="13702B22" w:rsidR="003D4611" w:rsidRDefault="003D4611" w:rsidP="00E23E03">
      <w:pPr>
        <w:pStyle w:val="Ttulo3"/>
      </w:pPr>
      <w:r>
        <w:t>1.2. Alcance</w:t>
      </w:r>
    </w:p>
    <w:p w14:paraId="47C9A0E6" w14:textId="77777777" w:rsidR="00E23E03" w:rsidRPr="00E23E03" w:rsidRDefault="00E23E03" w:rsidP="00E23E03">
      <w:proofErr w:type="spellStart"/>
      <w:r w:rsidRPr="00E23E03">
        <w:t>AthletIQ</w:t>
      </w:r>
      <w:proofErr w:type="spellEnd"/>
      <w:r w:rsidRPr="00E23E03">
        <w:t xml:space="preserve"> es una plataforma digital diseñada para ayudar a atletas y entrenadores a gestionar entrenamientos deportivos, analizar métricas de rendimiento y generar planes de entrenamiento adaptativos mediante inteligencia artificial.</w:t>
      </w:r>
    </w:p>
    <w:p w14:paraId="1D2E6688" w14:textId="77777777" w:rsidR="00E23E03" w:rsidRPr="00E23E03" w:rsidRDefault="00E23E03" w:rsidP="00E23E03">
      <w:r w:rsidRPr="00E23E03">
        <w:t xml:space="preserve">La plataforma está diseñada como un </w:t>
      </w:r>
      <w:r w:rsidRPr="00E23E03">
        <w:rPr>
          <w:b/>
          <w:bCs/>
        </w:rPr>
        <w:t>sistema SaaS modular basado en microservicios</w:t>
      </w:r>
      <w:r w:rsidRPr="00E23E03">
        <w:t>.</w:t>
      </w:r>
    </w:p>
    <w:p w14:paraId="1820341E" w14:textId="77777777" w:rsidR="00E23E03" w:rsidRPr="00E23E03" w:rsidRDefault="00E23E03" w:rsidP="00E23E03">
      <w:r w:rsidRPr="00E23E03">
        <w:t>Los módulos principales del sistema son:</w:t>
      </w:r>
    </w:p>
    <w:p w14:paraId="267C2C08" w14:textId="77777777" w:rsidR="00E23E03" w:rsidRPr="00E23E03" w:rsidRDefault="00E23E03" w:rsidP="00E23E03">
      <w:pPr>
        <w:numPr>
          <w:ilvl w:val="0"/>
          <w:numId w:val="116"/>
        </w:numPr>
      </w:pPr>
      <w:proofErr w:type="spellStart"/>
      <w:r w:rsidRPr="00E23E03">
        <w:rPr>
          <w:b/>
          <w:bCs/>
        </w:rPr>
        <w:t>AthletIQ</w:t>
      </w:r>
      <w:proofErr w:type="spellEnd"/>
      <w:r w:rsidRPr="00E23E03">
        <w:rPr>
          <w:b/>
          <w:bCs/>
        </w:rPr>
        <w:t xml:space="preserve"> Core</w:t>
      </w:r>
    </w:p>
    <w:p w14:paraId="04B1ED2D" w14:textId="77777777" w:rsidR="00E23E03" w:rsidRPr="00E23E03" w:rsidRDefault="00E23E03" w:rsidP="00E23E03">
      <w:pPr>
        <w:numPr>
          <w:ilvl w:val="0"/>
          <w:numId w:val="116"/>
        </w:numPr>
      </w:pPr>
      <w:proofErr w:type="spellStart"/>
      <w:r w:rsidRPr="00E23E03">
        <w:rPr>
          <w:b/>
          <w:bCs/>
        </w:rPr>
        <w:t>AthletIQ</w:t>
      </w:r>
      <w:proofErr w:type="spellEnd"/>
      <w:r w:rsidRPr="00E23E03">
        <w:rPr>
          <w:b/>
          <w:bCs/>
        </w:rPr>
        <w:t xml:space="preserve"> Train</w:t>
      </w:r>
    </w:p>
    <w:p w14:paraId="38E488A7" w14:textId="77777777" w:rsidR="00E23E03" w:rsidRPr="00E23E03" w:rsidRDefault="00E23E03" w:rsidP="00E23E03">
      <w:pPr>
        <w:numPr>
          <w:ilvl w:val="0"/>
          <w:numId w:val="116"/>
        </w:numPr>
      </w:pPr>
      <w:proofErr w:type="spellStart"/>
      <w:r w:rsidRPr="00E23E03">
        <w:rPr>
          <w:b/>
          <w:bCs/>
        </w:rPr>
        <w:lastRenderedPageBreak/>
        <w:t>AthletIQ</w:t>
      </w:r>
      <w:proofErr w:type="spellEnd"/>
      <w:r w:rsidRPr="00E23E03">
        <w:rPr>
          <w:b/>
          <w:bCs/>
        </w:rPr>
        <w:t xml:space="preserve"> Arena</w:t>
      </w:r>
    </w:p>
    <w:p w14:paraId="325B3613" w14:textId="77777777" w:rsidR="00E23E03" w:rsidRPr="00E23E03" w:rsidRDefault="00E23E03" w:rsidP="00E23E03">
      <w:pPr>
        <w:numPr>
          <w:ilvl w:val="0"/>
          <w:numId w:val="116"/>
        </w:numPr>
      </w:pPr>
      <w:proofErr w:type="spellStart"/>
      <w:r w:rsidRPr="00E23E03">
        <w:rPr>
          <w:b/>
          <w:bCs/>
        </w:rPr>
        <w:t>AthletIQ</w:t>
      </w:r>
      <w:proofErr w:type="spellEnd"/>
      <w:r w:rsidRPr="00E23E03">
        <w:rPr>
          <w:b/>
          <w:bCs/>
        </w:rPr>
        <w:t xml:space="preserve"> </w:t>
      </w:r>
      <w:proofErr w:type="spellStart"/>
      <w:r w:rsidRPr="00E23E03">
        <w:rPr>
          <w:b/>
          <w:bCs/>
        </w:rPr>
        <w:t>Events</w:t>
      </w:r>
      <w:proofErr w:type="spellEnd"/>
    </w:p>
    <w:p w14:paraId="6F1E76A8" w14:textId="77777777" w:rsidR="00E23E03" w:rsidRPr="00E23E03" w:rsidRDefault="00E23E03" w:rsidP="00E23E03"/>
    <w:p w14:paraId="39FA6610" w14:textId="6221A53A" w:rsidR="003D4611" w:rsidRDefault="003D4611" w:rsidP="003D4611">
      <w:pPr>
        <w:pStyle w:val="Ttulo3"/>
      </w:pPr>
      <w:r>
        <w:t xml:space="preserve">1.3. </w:t>
      </w:r>
      <w:r w:rsidRPr="003D4611">
        <w:t>Definiciones y acrónimos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536"/>
      </w:tblGrid>
      <w:tr w:rsidR="00E23E03" w:rsidRPr="00E23E03" w14:paraId="626FE17C" w14:textId="77777777" w:rsidTr="00D37331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5AB3CA96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Término</w:t>
            </w:r>
          </w:p>
        </w:tc>
        <w:tc>
          <w:tcPr>
            <w:tcW w:w="4491" w:type="dxa"/>
            <w:vAlign w:val="center"/>
            <w:hideMark/>
          </w:tcPr>
          <w:p w14:paraId="3E6FCF48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Descripción</w:t>
            </w:r>
          </w:p>
        </w:tc>
      </w:tr>
      <w:tr w:rsidR="00E23E03" w:rsidRPr="00E23E03" w14:paraId="183C830C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92A3433" w14:textId="77777777" w:rsidR="00E23E03" w:rsidRPr="00E23E03" w:rsidRDefault="00E23E03" w:rsidP="00E23E03">
            <w:r w:rsidRPr="00E23E03">
              <w:t>AI</w:t>
            </w:r>
          </w:p>
        </w:tc>
        <w:tc>
          <w:tcPr>
            <w:tcW w:w="4491" w:type="dxa"/>
            <w:vAlign w:val="center"/>
            <w:hideMark/>
          </w:tcPr>
          <w:p w14:paraId="632186C8" w14:textId="77777777" w:rsidR="00E23E03" w:rsidRPr="00E23E03" w:rsidRDefault="00E23E03" w:rsidP="00E23E03">
            <w:r w:rsidRPr="00E23E03">
              <w:t>Inteligencia Artificial</w:t>
            </w:r>
          </w:p>
        </w:tc>
      </w:tr>
      <w:tr w:rsidR="00E23E03" w:rsidRPr="00E23E03" w14:paraId="608E9CF9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47C1569" w14:textId="77777777" w:rsidR="00E23E03" w:rsidRPr="00E23E03" w:rsidRDefault="00E23E03" w:rsidP="00E23E03">
            <w:r w:rsidRPr="00E23E03">
              <w:t>RPE</w:t>
            </w:r>
          </w:p>
        </w:tc>
        <w:tc>
          <w:tcPr>
            <w:tcW w:w="4491" w:type="dxa"/>
            <w:vAlign w:val="center"/>
            <w:hideMark/>
          </w:tcPr>
          <w:p w14:paraId="074E43E0" w14:textId="77777777" w:rsidR="00E23E03" w:rsidRPr="00E23E03" w:rsidRDefault="00E23E03" w:rsidP="00E23E03">
            <w:r w:rsidRPr="00E23E03">
              <w:t xml:space="preserve">Rate </w:t>
            </w:r>
            <w:proofErr w:type="spellStart"/>
            <w:r w:rsidRPr="00E23E03">
              <w:t>of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Perceived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Exertion</w:t>
            </w:r>
            <w:proofErr w:type="spellEnd"/>
          </w:p>
        </w:tc>
      </w:tr>
      <w:tr w:rsidR="00E23E03" w:rsidRPr="00E23E03" w14:paraId="00DF49E7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A28E9ED" w14:textId="77777777" w:rsidR="00E23E03" w:rsidRPr="00E23E03" w:rsidRDefault="00E23E03" w:rsidP="00E23E03">
            <w:r w:rsidRPr="00E23E03">
              <w:t>MVP</w:t>
            </w:r>
          </w:p>
        </w:tc>
        <w:tc>
          <w:tcPr>
            <w:tcW w:w="4491" w:type="dxa"/>
            <w:vAlign w:val="center"/>
            <w:hideMark/>
          </w:tcPr>
          <w:p w14:paraId="6EA31165" w14:textId="77777777" w:rsidR="00E23E03" w:rsidRPr="00E23E03" w:rsidRDefault="00E23E03" w:rsidP="00E23E03">
            <w:proofErr w:type="spellStart"/>
            <w:r w:rsidRPr="00E23E03">
              <w:t>Minimum</w:t>
            </w:r>
            <w:proofErr w:type="spellEnd"/>
            <w:r w:rsidRPr="00E23E03">
              <w:t xml:space="preserve"> Viable </w:t>
            </w:r>
            <w:proofErr w:type="spellStart"/>
            <w:r w:rsidRPr="00E23E03">
              <w:t>Product</w:t>
            </w:r>
            <w:proofErr w:type="spellEnd"/>
          </w:p>
        </w:tc>
      </w:tr>
      <w:tr w:rsidR="00E23E03" w:rsidRPr="00E23E03" w14:paraId="4D21183E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122E04A" w14:textId="77777777" w:rsidR="00E23E03" w:rsidRPr="00E23E03" w:rsidRDefault="00E23E03" w:rsidP="00E23E03">
            <w:r w:rsidRPr="00E23E03">
              <w:t>API</w:t>
            </w:r>
          </w:p>
        </w:tc>
        <w:tc>
          <w:tcPr>
            <w:tcW w:w="4491" w:type="dxa"/>
            <w:vAlign w:val="center"/>
            <w:hideMark/>
          </w:tcPr>
          <w:p w14:paraId="0203214C" w14:textId="77777777" w:rsidR="00E23E03" w:rsidRPr="00E23E03" w:rsidRDefault="00E23E03" w:rsidP="00E23E03">
            <w:proofErr w:type="spellStart"/>
            <w:r w:rsidRPr="00E23E03">
              <w:t>Application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Programming</w:t>
            </w:r>
            <w:proofErr w:type="spellEnd"/>
            <w:r w:rsidRPr="00E23E03">
              <w:t xml:space="preserve"> Interface</w:t>
            </w:r>
          </w:p>
        </w:tc>
      </w:tr>
      <w:tr w:rsidR="00E23E03" w:rsidRPr="00E23E03" w14:paraId="40223BA5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9ABEA7E" w14:textId="77777777" w:rsidR="00E23E03" w:rsidRPr="00E23E03" w:rsidRDefault="00E23E03" w:rsidP="00E23E03">
            <w:r w:rsidRPr="00E23E03">
              <w:t>SaaS</w:t>
            </w:r>
          </w:p>
        </w:tc>
        <w:tc>
          <w:tcPr>
            <w:tcW w:w="4491" w:type="dxa"/>
            <w:vAlign w:val="center"/>
            <w:hideMark/>
          </w:tcPr>
          <w:p w14:paraId="234F9C0C" w14:textId="77777777" w:rsidR="00E23E03" w:rsidRPr="00E23E03" w:rsidRDefault="00E23E03" w:rsidP="00E23E03">
            <w:r w:rsidRPr="00E23E03">
              <w:t>Software as a Service</w:t>
            </w:r>
          </w:p>
        </w:tc>
      </w:tr>
    </w:tbl>
    <w:p w14:paraId="76A38BB3" w14:textId="77777777" w:rsidR="003D4611" w:rsidRDefault="003D4611" w:rsidP="003D4611"/>
    <w:p w14:paraId="411E3785" w14:textId="77777777" w:rsidR="003D4611" w:rsidRDefault="003D4611" w:rsidP="003D4611"/>
    <w:p w14:paraId="4BD48925" w14:textId="05366444" w:rsidR="003D4611" w:rsidRDefault="003D4611" w:rsidP="003D4611">
      <w:pPr>
        <w:pStyle w:val="Ttulo2"/>
      </w:pPr>
      <w:r>
        <w:t>2. V</w:t>
      </w:r>
      <w:r w:rsidRPr="003D4611">
        <w:t>isión General de la Arquitectura</w:t>
      </w:r>
    </w:p>
    <w:p w14:paraId="3440A8D3" w14:textId="77777777" w:rsidR="003D4611" w:rsidRDefault="003D4611" w:rsidP="003D4611"/>
    <w:p w14:paraId="2B42BD38" w14:textId="46DD7D52" w:rsidR="003D4611" w:rsidRDefault="003D4611" w:rsidP="003D4611">
      <w:pPr>
        <w:pStyle w:val="Ttulo3"/>
      </w:pPr>
      <w:r>
        <w:t xml:space="preserve">2.1. </w:t>
      </w:r>
      <w:r w:rsidRPr="003D4611">
        <w:t>Descripción general</w:t>
      </w:r>
    </w:p>
    <w:p w14:paraId="3D604AB8" w14:textId="77777777" w:rsidR="00D37331" w:rsidRPr="00D37331" w:rsidRDefault="00D37331" w:rsidP="00D37331">
      <w:r w:rsidRPr="00D37331">
        <w:t xml:space="preserve">La arquitectura de </w:t>
      </w:r>
      <w:proofErr w:type="spellStart"/>
      <w:r w:rsidRPr="00D37331">
        <w:t>AthletIQ</w:t>
      </w:r>
      <w:proofErr w:type="spellEnd"/>
      <w:r w:rsidRPr="00D37331">
        <w:t xml:space="preserve"> está diseñada para cumplir los siguientes objetivos:</w:t>
      </w:r>
    </w:p>
    <w:p w14:paraId="321F502F" w14:textId="77777777" w:rsidR="00D37331" w:rsidRPr="00D37331" w:rsidRDefault="00D37331" w:rsidP="00D37331">
      <w:pPr>
        <w:numPr>
          <w:ilvl w:val="0"/>
          <w:numId w:val="117"/>
        </w:numPr>
      </w:pPr>
      <w:r w:rsidRPr="00D37331">
        <w:t>escalabilidad</w:t>
      </w:r>
    </w:p>
    <w:p w14:paraId="7653DEA8" w14:textId="77777777" w:rsidR="00D37331" w:rsidRPr="00D37331" w:rsidRDefault="00D37331" w:rsidP="00D37331">
      <w:pPr>
        <w:numPr>
          <w:ilvl w:val="0"/>
          <w:numId w:val="117"/>
        </w:numPr>
      </w:pPr>
      <w:r w:rsidRPr="00D37331">
        <w:t>modularidad</w:t>
      </w:r>
    </w:p>
    <w:p w14:paraId="0A91CD18" w14:textId="77777777" w:rsidR="00D37331" w:rsidRPr="00D37331" w:rsidRDefault="00D37331" w:rsidP="00D37331">
      <w:pPr>
        <w:numPr>
          <w:ilvl w:val="0"/>
          <w:numId w:val="117"/>
        </w:numPr>
      </w:pPr>
      <w:r w:rsidRPr="00D37331">
        <w:t>mantenibilidad</w:t>
      </w:r>
    </w:p>
    <w:p w14:paraId="1675C127" w14:textId="77777777" w:rsidR="00D37331" w:rsidRPr="00D37331" w:rsidRDefault="00D37331" w:rsidP="00D37331">
      <w:pPr>
        <w:numPr>
          <w:ilvl w:val="0"/>
          <w:numId w:val="117"/>
        </w:numPr>
      </w:pPr>
      <w:r w:rsidRPr="00D37331">
        <w:t>independencia entre módulos</w:t>
      </w:r>
    </w:p>
    <w:p w14:paraId="3E7FA7D2" w14:textId="77777777" w:rsidR="00D37331" w:rsidRPr="00D37331" w:rsidRDefault="00D37331" w:rsidP="00D37331">
      <w:pPr>
        <w:numPr>
          <w:ilvl w:val="0"/>
          <w:numId w:val="117"/>
        </w:numPr>
      </w:pPr>
      <w:r w:rsidRPr="00D37331">
        <w:t>integración con dispositivos deportivos</w:t>
      </w:r>
    </w:p>
    <w:p w14:paraId="4255F509" w14:textId="77777777" w:rsidR="00D37331" w:rsidRPr="00D37331" w:rsidRDefault="00D37331" w:rsidP="00D37331">
      <w:pPr>
        <w:numPr>
          <w:ilvl w:val="0"/>
          <w:numId w:val="117"/>
        </w:numPr>
      </w:pPr>
      <w:r w:rsidRPr="00D37331">
        <w:t>capacidad de expansión a nuevos deportes</w:t>
      </w:r>
    </w:p>
    <w:p w14:paraId="725881D3" w14:textId="77777777" w:rsidR="003D4611" w:rsidRDefault="003D4611" w:rsidP="003D4611">
      <w:pPr>
        <w:ind w:left="720"/>
      </w:pPr>
    </w:p>
    <w:p w14:paraId="72CE9B19" w14:textId="77777777" w:rsidR="00D37331" w:rsidRPr="003D4611" w:rsidRDefault="00D37331" w:rsidP="003D4611">
      <w:pPr>
        <w:ind w:left="720"/>
      </w:pPr>
    </w:p>
    <w:p w14:paraId="32EF49F3" w14:textId="02C520FF" w:rsidR="003D4611" w:rsidRDefault="003D4611" w:rsidP="003D4611">
      <w:pPr>
        <w:pStyle w:val="Ttulo3"/>
      </w:pPr>
      <w:r>
        <w:lastRenderedPageBreak/>
        <w:t xml:space="preserve">2.2. </w:t>
      </w:r>
      <w:r w:rsidRPr="003D4611">
        <w:t>Principios de arquitectura</w:t>
      </w:r>
    </w:p>
    <w:p w14:paraId="20DCA7FE" w14:textId="77777777" w:rsidR="00D37331" w:rsidRPr="00D37331" w:rsidRDefault="00D37331" w:rsidP="00D37331">
      <w:r w:rsidRPr="00D37331">
        <w:t>Los principios que guían el diseño de la arquitectura incluyen:</w:t>
      </w:r>
    </w:p>
    <w:p w14:paraId="4C258E98" w14:textId="77777777" w:rsidR="00D37331" w:rsidRPr="00D37331" w:rsidRDefault="00D37331" w:rsidP="00D37331">
      <w:pPr>
        <w:numPr>
          <w:ilvl w:val="0"/>
          <w:numId w:val="118"/>
        </w:numPr>
      </w:pPr>
      <w:r w:rsidRPr="00D37331">
        <w:t>arquitectura basada en microservicios</w:t>
      </w:r>
    </w:p>
    <w:p w14:paraId="57DC3675" w14:textId="77777777" w:rsidR="00D37331" w:rsidRPr="00D37331" w:rsidRDefault="00D37331" w:rsidP="00D37331">
      <w:pPr>
        <w:numPr>
          <w:ilvl w:val="0"/>
          <w:numId w:val="118"/>
        </w:numPr>
      </w:pPr>
      <w:r w:rsidRPr="00D37331">
        <w:t>desacoplamiento entre módulos</w:t>
      </w:r>
    </w:p>
    <w:p w14:paraId="36220D28" w14:textId="77777777" w:rsidR="00D37331" w:rsidRPr="00D37331" w:rsidRDefault="00D37331" w:rsidP="00D37331">
      <w:pPr>
        <w:numPr>
          <w:ilvl w:val="0"/>
          <w:numId w:val="118"/>
        </w:numPr>
      </w:pPr>
      <w:r w:rsidRPr="00D37331">
        <w:t>separación de responsabilidades</w:t>
      </w:r>
    </w:p>
    <w:p w14:paraId="535F8B86" w14:textId="77777777" w:rsidR="00D37331" w:rsidRPr="00D37331" w:rsidRDefault="00D37331" w:rsidP="00D37331">
      <w:pPr>
        <w:numPr>
          <w:ilvl w:val="0"/>
          <w:numId w:val="118"/>
        </w:numPr>
      </w:pPr>
      <w:r w:rsidRPr="00D37331">
        <w:t xml:space="preserve">diseño orientado a </w:t>
      </w:r>
      <w:proofErr w:type="spellStart"/>
      <w:r w:rsidRPr="00D37331">
        <w:t>APIs</w:t>
      </w:r>
      <w:proofErr w:type="spellEnd"/>
    </w:p>
    <w:p w14:paraId="13788546" w14:textId="77777777" w:rsidR="00D37331" w:rsidRPr="00D37331" w:rsidRDefault="00D37331" w:rsidP="00D37331">
      <w:pPr>
        <w:numPr>
          <w:ilvl w:val="0"/>
          <w:numId w:val="118"/>
        </w:numPr>
      </w:pPr>
      <w:r w:rsidRPr="00D37331">
        <w:t>extensibilidad del sistema</w:t>
      </w:r>
    </w:p>
    <w:p w14:paraId="1F4E07CC" w14:textId="77777777" w:rsidR="003D4611" w:rsidRDefault="003D4611" w:rsidP="003D4611"/>
    <w:p w14:paraId="50E660E0" w14:textId="69EDBCDC" w:rsidR="003D4611" w:rsidRDefault="003D4611" w:rsidP="003D4611">
      <w:pPr>
        <w:pStyle w:val="Ttulo2"/>
      </w:pPr>
      <w:r>
        <w:t xml:space="preserve">3. </w:t>
      </w:r>
      <w:r w:rsidRPr="003D4611">
        <w:t>Arquitectura del Sistema</w:t>
      </w:r>
    </w:p>
    <w:p w14:paraId="3ECC67B6" w14:textId="77777777" w:rsidR="003D4611" w:rsidRPr="003D4611" w:rsidRDefault="003D4611" w:rsidP="00DC3D7C">
      <w:pPr>
        <w:pStyle w:val="Ttulo3"/>
      </w:pPr>
      <w:r w:rsidRPr="003D4611">
        <w:t>3.1 Diagrama de arquitectura</w:t>
      </w:r>
    </w:p>
    <w:p w14:paraId="42B39512" w14:textId="77777777" w:rsidR="003D4611" w:rsidRPr="003D4611" w:rsidRDefault="003D4611" w:rsidP="003D4611">
      <w:r w:rsidRPr="003D4611">
        <w:t>(Incluir diagrama de alto nivel)</w:t>
      </w:r>
    </w:p>
    <w:p w14:paraId="7E6AB937" w14:textId="77777777" w:rsidR="003D4611" w:rsidRPr="003D4611" w:rsidRDefault="003D4611" w:rsidP="003D4611">
      <w:r w:rsidRPr="003D4611">
        <w:t>Ejemplo:</w:t>
      </w:r>
    </w:p>
    <w:p w14:paraId="5F505F7A" w14:textId="4F1C2742" w:rsidR="003D4611" w:rsidRDefault="003D4611" w:rsidP="003D4611">
      <w:r w:rsidRPr="003D4611">
        <w:t xml:space="preserve">Client </w:t>
      </w:r>
      <w:proofErr w:type="spellStart"/>
      <w:r w:rsidRPr="003D4611">
        <w:t>Applications</w:t>
      </w:r>
      <w:proofErr w:type="spellEnd"/>
      <w:r w:rsidRPr="003D4611">
        <w:br/>
        <w:t xml:space="preserve">       │</w:t>
      </w:r>
      <w:r w:rsidRPr="003D4611">
        <w:br/>
        <w:t xml:space="preserve">       │</w:t>
      </w:r>
      <w:r w:rsidRPr="003D4611">
        <w:br/>
        <w:t xml:space="preserve">   API Gateway</w:t>
      </w:r>
      <w:r w:rsidRPr="003D4611">
        <w:br/>
        <w:t xml:space="preserve">       │</w:t>
      </w:r>
      <w:r w:rsidRPr="003D4611">
        <w:br/>
        <w:t xml:space="preserve"> ┌─────</w:t>
      </w:r>
      <w:r w:rsidRPr="003D4611">
        <w:rPr>
          <w:rFonts w:ascii="MS Gothic" w:eastAsia="MS Gothic" w:hAnsi="MS Gothic" w:cs="MS Gothic" w:hint="eastAsia"/>
        </w:rPr>
        <w:t>┼</w:t>
      </w:r>
      <w:r w:rsidRPr="003D4611">
        <w:rPr>
          <w:rFonts w:ascii="Calibri" w:hAnsi="Calibri" w:cs="Calibri"/>
        </w:rPr>
        <w:t>─────────────┐</w:t>
      </w:r>
      <w:r w:rsidRPr="003D4611">
        <w:br/>
        <w:t xml:space="preserve"> </w:t>
      </w:r>
      <w:r w:rsidRPr="003D4611">
        <w:rPr>
          <w:rFonts w:ascii="Calibri" w:hAnsi="Calibri" w:cs="Calibri"/>
        </w:rPr>
        <w:t>│</w:t>
      </w:r>
      <w:r w:rsidRPr="003D4611">
        <w:t xml:space="preserve">     </w:t>
      </w:r>
      <w:r>
        <w:t xml:space="preserve">       </w:t>
      </w:r>
      <w:r w:rsidRPr="003D4611">
        <w:rPr>
          <w:rFonts w:ascii="Calibri" w:hAnsi="Calibri" w:cs="Calibri"/>
        </w:rPr>
        <w:t>│</w:t>
      </w:r>
      <w:r w:rsidRPr="003D4611">
        <w:t xml:space="preserve">             </w:t>
      </w:r>
      <w:r>
        <w:t xml:space="preserve">                 </w:t>
      </w:r>
      <w:r w:rsidRPr="003D4611">
        <w:rPr>
          <w:rFonts w:ascii="Calibri" w:hAnsi="Calibri" w:cs="Calibri"/>
        </w:rPr>
        <w:t>│</w:t>
      </w:r>
      <w:r w:rsidRPr="003D4611">
        <w:br/>
        <w:t>Service A       Service B       Service C</w:t>
      </w:r>
      <w:r w:rsidRPr="003D4611">
        <w:br/>
        <w:t xml:space="preserve"> </w:t>
      </w:r>
      <w:r w:rsidRPr="003D4611">
        <w:rPr>
          <w:rFonts w:ascii="Calibri" w:hAnsi="Calibri" w:cs="Calibri"/>
        </w:rPr>
        <w:t>│</w:t>
      </w:r>
      <w:r w:rsidRPr="003D4611">
        <w:t xml:space="preserve">               </w:t>
      </w:r>
      <w:r w:rsidR="00DC3D7C">
        <w:t xml:space="preserve">               </w:t>
      </w:r>
      <w:r w:rsidRPr="003D4611">
        <w:rPr>
          <w:rFonts w:ascii="Calibri" w:hAnsi="Calibri" w:cs="Calibri"/>
        </w:rPr>
        <w:t>│</w:t>
      </w:r>
      <w:r w:rsidRPr="003D4611">
        <w:t xml:space="preserve">               </w:t>
      </w:r>
      <w:r w:rsidRPr="003D4611">
        <w:rPr>
          <w:rFonts w:ascii="Calibri" w:hAnsi="Calibri" w:cs="Calibri"/>
        </w:rPr>
        <w:t>│</w:t>
      </w:r>
      <w:r w:rsidRPr="003D4611">
        <w:br/>
      </w:r>
      <w:proofErr w:type="spellStart"/>
      <w:r w:rsidRPr="003D4611">
        <w:t>Database</w:t>
      </w:r>
      <w:proofErr w:type="spellEnd"/>
      <w:r w:rsidRPr="003D4611">
        <w:t xml:space="preserve"> A    </w:t>
      </w:r>
      <w:proofErr w:type="spellStart"/>
      <w:r w:rsidRPr="003D4611">
        <w:t>Database</w:t>
      </w:r>
      <w:proofErr w:type="spellEnd"/>
      <w:r w:rsidRPr="003D4611">
        <w:t xml:space="preserve"> B     </w:t>
      </w:r>
      <w:proofErr w:type="spellStart"/>
      <w:r w:rsidRPr="003D4611">
        <w:t>Database</w:t>
      </w:r>
      <w:proofErr w:type="spellEnd"/>
      <w:r w:rsidRPr="003D4611">
        <w:t xml:space="preserve"> C</w:t>
      </w:r>
    </w:p>
    <w:p w14:paraId="16A015E0" w14:textId="77777777" w:rsidR="00DC3D7C" w:rsidRDefault="00DC3D7C" w:rsidP="003D4611"/>
    <w:p w14:paraId="7B9E1BD1" w14:textId="6A9769D9" w:rsidR="00DC3D7C" w:rsidRDefault="00DC3D7C" w:rsidP="00DC3D7C">
      <w:pPr>
        <w:pStyle w:val="Ttulo3"/>
      </w:pPr>
      <w:r>
        <w:t xml:space="preserve">3.2. </w:t>
      </w:r>
      <w:r w:rsidRPr="00DC3D7C">
        <w:t>Componentes principales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871"/>
      </w:tblGrid>
      <w:tr w:rsidR="00D37331" w:rsidRPr="00D37331" w14:paraId="0A8558FB" w14:textId="77777777" w:rsidTr="00D37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DFCDA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CEA1070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Descripción</w:t>
            </w:r>
          </w:p>
        </w:tc>
      </w:tr>
      <w:tr w:rsidR="00D37331" w:rsidRPr="00D37331" w14:paraId="20E01B19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42D1" w14:textId="77777777" w:rsidR="00D37331" w:rsidRPr="00D37331" w:rsidRDefault="00D37331" w:rsidP="00D37331">
            <w:proofErr w:type="spellStart"/>
            <w:r w:rsidRPr="00D37331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71727" w14:textId="77777777" w:rsidR="00D37331" w:rsidRPr="00D37331" w:rsidRDefault="00D37331" w:rsidP="00D37331">
            <w:r w:rsidRPr="00D37331">
              <w:t>Interfaz web y móvil del sistema</w:t>
            </w:r>
          </w:p>
        </w:tc>
      </w:tr>
      <w:tr w:rsidR="00D37331" w:rsidRPr="00D37331" w14:paraId="4167F2C2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3F16" w14:textId="77777777" w:rsidR="00D37331" w:rsidRPr="00D37331" w:rsidRDefault="00D37331" w:rsidP="00D37331">
            <w:r w:rsidRPr="00D37331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98D00E3" w14:textId="77777777" w:rsidR="00D37331" w:rsidRPr="00D37331" w:rsidRDefault="00D37331" w:rsidP="00D37331">
            <w:r w:rsidRPr="00D37331">
              <w:t>Punto de entrada para todas las solicitudes</w:t>
            </w:r>
          </w:p>
        </w:tc>
      </w:tr>
      <w:tr w:rsidR="00D37331" w:rsidRPr="00D37331" w14:paraId="298D0A7B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E4B4" w14:textId="77777777" w:rsidR="00D37331" w:rsidRPr="00D37331" w:rsidRDefault="00D37331" w:rsidP="00D37331">
            <w:r w:rsidRPr="00D37331">
              <w:lastRenderedPageBreak/>
              <w:t>Core Service</w:t>
            </w:r>
          </w:p>
        </w:tc>
        <w:tc>
          <w:tcPr>
            <w:tcW w:w="0" w:type="auto"/>
            <w:vAlign w:val="center"/>
            <w:hideMark/>
          </w:tcPr>
          <w:p w14:paraId="5ACA9A44" w14:textId="77777777" w:rsidR="00D37331" w:rsidRPr="00D37331" w:rsidRDefault="00D37331" w:rsidP="00D37331">
            <w:r w:rsidRPr="00D37331">
              <w:t>Gestión de usuarios, planes, permisos e integraciones</w:t>
            </w:r>
          </w:p>
        </w:tc>
      </w:tr>
      <w:tr w:rsidR="00D37331" w:rsidRPr="00D37331" w14:paraId="5B3E0807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DA1E" w14:textId="77777777" w:rsidR="00D37331" w:rsidRPr="00D37331" w:rsidRDefault="00D37331" w:rsidP="00D37331">
            <w:r w:rsidRPr="00D37331">
              <w:t>Train Service</w:t>
            </w:r>
          </w:p>
        </w:tc>
        <w:tc>
          <w:tcPr>
            <w:tcW w:w="0" w:type="auto"/>
            <w:vAlign w:val="center"/>
            <w:hideMark/>
          </w:tcPr>
          <w:p w14:paraId="4DD764AC" w14:textId="77777777" w:rsidR="00D37331" w:rsidRPr="00D37331" w:rsidRDefault="00D37331" w:rsidP="00D37331">
            <w:r w:rsidRPr="00D37331">
              <w:t>Gestión de entrenamientos y generación de planes</w:t>
            </w:r>
          </w:p>
        </w:tc>
      </w:tr>
      <w:tr w:rsidR="00D37331" w:rsidRPr="00D37331" w14:paraId="2D133E8D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E3CF" w14:textId="77777777" w:rsidR="00D37331" w:rsidRPr="00D37331" w:rsidRDefault="00D37331" w:rsidP="00D37331">
            <w:r w:rsidRPr="00D37331">
              <w:t>Arena Service</w:t>
            </w:r>
          </w:p>
        </w:tc>
        <w:tc>
          <w:tcPr>
            <w:tcW w:w="0" w:type="auto"/>
            <w:vAlign w:val="center"/>
            <w:hideMark/>
          </w:tcPr>
          <w:p w14:paraId="6A1E7249" w14:textId="77777777" w:rsidR="00D37331" w:rsidRPr="00D37331" w:rsidRDefault="00D37331" w:rsidP="00D37331">
            <w:r w:rsidRPr="00D37331">
              <w:t>Gestión de retos deportivos</w:t>
            </w:r>
          </w:p>
        </w:tc>
      </w:tr>
      <w:tr w:rsidR="00D37331" w:rsidRPr="00D37331" w14:paraId="70D3BCF8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6D81" w14:textId="77777777" w:rsidR="00D37331" w:rsidRPr="00D37331" w:rsidRDefault="00D37331" w:rsidP="00D37331">
            <w:proofErr w:type="spellStart"/>
            <w:r w:rsidRPr="00D37331">
              <w:t>Events</w:t>
            </w:r>
            <w:proofErr w:type="spellEnd"/>
            <w:r w:rsidRPr="00D37331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599CD63D" w14:textId="77777777" w:rsidR="00D37331" w:rsidRPr="00D37331" w:rsidRDefault="00D37331" w:rsidP="00D37331">
            <w:r w:rsidRPr="00D37331">
              <w:t>Gestión de eventos deportivos</w:t>
            </w:r>
          </w:p>
        </w:tc>
      </w:tr>
    </w:tbl>
    <w:p w14:paraId="6AE1EFCC" w14:textId="77777777" w:rsidR="00DC3D7C" w:rsidRDefault="00DC3D7C" w:rsidP="00DC3D7C"/>
    <w:p w14:paraId="7F70968E" w14:textId="77777777" w:rsidR="00DC3D7C" w:rsidRDefault="00DC3D7C" w:rsidP="00DC3D7C"/>
    <w:p w14:paraId="2574E652" w14:textId="4CFBA6CC" w:rsidR="00DC3D7C" w:rsidRDefault="00DC3D7C" w:rsidP="00DC3D7C">
      <w:pPr>
        <w:pStyle w:val="Ttulo2"/>
      </w:pPr>
      <w:r>
        <w:t xml:space="preserve">4. </w:t>
      </w:r>
      <w:r w:rsidRPr="00DC3D7C">
        <w:t>Arquitectura de Componentes</w:t>
      </w:r>
    </w:p>
    <w:p w14:paraId="092AF6AE" w14:textId="1A811B56" w:rsidR="00DC3D7C" w:rsidRDefault="00D37331" w:rsidP="00D37331">
      <w:pPr>
        <w:pStyle w:val="Ttulo3"/>
      </w:pPr>
      <w:r>
        <w:t xml:space="preserve">4.1.1. </w:t>
      </w:r>
      <w:proofErr w:type="spellStart"/>
      <w:r w:rsidRPr="00D37331">
        <w:t>AthletIQ</w:t>
      </w:r>
      <w:proofErr w:type="spellEnd"/>
      <w:r w:rsidRPr="00D37331">
        <w:t xml:space="preserve"> Core</w:t>
      </w:r>
    </w:p>
    <w:p w14:paraId="57DB9CCF" w14:textId="77777777" w:rsidR="00D37331" w:rsidRPr="00D37331" w:rsidRDefault="00D37331" w:rsidP="00D37331">
      <w:r w:rsidRPr="00D37331">
        <w:t>Responsabilidades:</w:t>
      </w:r>
    </w:p>
    <w:p w14:paraId="1F1B9CE0" w14:textId="77777777" w:rsidR="00D37331" w:rsidRPr="00D37331" w:rsidRDefault="00D37331" w:rsidP="00D37331">
      <w:pPr>
        <w:numPr>
          <w:ilvl w:val="0"/>
          <w:numId w:val="119"/>
        </w:numPr>
      </w:pPr>
      <w:r w:rsidRPr="00D37331">
        <w:t>gestión de usuarios</w:t>
      </w:r>
    </w:p>
    <w:p w14:paraId="015DF187" w14:textId="77777777" w:rsidR="00D37331" w:rsidRPr="00D37331" w:rsidRDefault="00D37331" w:rsidP="00D37331">
      <w:pPr>
        <w:numPr>
          <w:ilvl w:val="0"/>
          <w:numId w:val="119"/>
        </w:numPr>
      </w:pPr>
      <w:r w:rsidRPr="00D37331">
        <w:t>roles y permisos</w:t>
      </w:r>
    </w:p>
    <w:p w14:paraId="0C078BB5" w14:textId="77777777" w:rsidR="00D37331" w:rsidRPr="00D37331" w:rsidRDefault="00D37331" w:rsidP="00D37331">
      <w:pPr>
        <w:numPr>
          <w:ilvl w:val="0"/>
          <w:numId w:val="119"/>
        </w:numPr>
      </w:pPr>
      <w:r w:rsidRPr="00D37331">
        <w:t>planes de suscripción</w:t>
      </w:r>
    </w:p>
    <w:p w14:paraId="1887530F" w14:textId="77777777" w:rsidR="00D37331" w:rsidRPr="00D37331" w:rsidRDefault="00D37331" w:rsidP="00D37331">
      <w:pPr>
        <w:numPr>
          <w:ilvl w:val="0"/>
          <w:numId w:val="119"/>
        </w:numPr>
      </w:pPr>
      <w:r w:rsidRPr="00D37331">
        <w:t>acceso a módulos</w:t>
      </w:r>
    </w:p>
    <w:p w14:paraId="1A8A1D30" w14:textId="77777777" w:rsidR="00D37331" w:rsidRPr="00D37331" w:rsidRDefault="00D37331" w:rsidP="00D37331">
      <w:pPr>
        <w:numPr>
          <w:ilvl w:val="0"/>
          <w:numId w:val="119"/>
        </w:numPr>
      </w:pPr>
      <w:r w:rsidRPr="00D37331">
        <w:t>integraciones con plataformas externas</w:t>
      </w:r>
    </w:p>
    <w:p w14:paraId="3BFE25F9" w14:textId="037385CB" w:rsidR="00D37331" w:rsidRDefault="00D37331" w:rsidP="00D37331">
      <w:pPr>
        <w:pStyle w:val="Ttulo3"/>
      </w:pPr>
      <w:r>
        <w:t xml:space="preserve">4.1.2. </w:t>
      </w:r>
      <w:proofErr w:type="spellStart"/>
      <w:r w:rsidRPr="00D37331">
        <w:t>AthletIQ</w:t>
      </w:r>
      <w:proofErr w:type="spellEnd"/>
      <w:r w:rsidRPr="00D37331">
        <w:t xml:space="preserve"> Train</w:t>
      </w:r>
    </w:p>
    <w:p w14:paraId="27A44263" w14:textId="77777777" w:rsidR="00D37331" w:rsidRPr="00D37331" w:rsidRDefault="00D37331" w:rsidP="00D37331">
      <w:r w:rsidRPr="00D37331">
        <w:t>Responsabilidades:</w:t>
      </w:r>
    </w:p>
    <w:p w14:paraId="639394AC" w14:textId="77777777" w:rsidR="00D37331" w:rsidRPr="00D37331" w:rsidRDefault="00D37331" w:rsidP="00D37331">
      <w:pPr>
        <w:numPr>
          <w:ilvl w:val="0"/>
          <w:numId w:val="120"/>
        </w:numPr>
      </w:pPr>
      <w:r w:rsidRPr="00D37331">
        <w:t>creación de sesiones de entrenamiento</w:t>
      </w:r>
    </w:p>
    <w:p w14:paraId="2FBB79FB" w14:textId="77777777" w:rsidR="00D37331" w:rsidRPr="00D37331" w:rsidRDefault="00D37331" w:rsidP="00D37331">
      <w:pPr>
        <w:numPr>
          <w:ilvl w:val="0"/>
          <w:numId w:val="120"/>
        </w:numPr>
      </w:pPr>
      <w:r w:rsidRPr="00D37331">
        <w:t>registro de métricas deportivas</w:t>
      </w:r>
    </w:p>
    <w:p w14:paraId="46435073" w14:textId="77777777" w:rsidR="00D37331" w:rsidRPr="00D37331" w:rsidRDefault="00D37331" w:rsidP="00D37331">
      <w:pPr>
        <w:numPr>
          <w:ilvl w:val="0"/>
          <w:numId w:val="120"/>
        </w:numPr>
      </w:pPr>
      <w:r w:rsidRPr="00D37331">
        <w:t>análisis de rendimiento</w:t>
      </w:r>
    </w:p>
    <w:p w14:paraId="1F722372" w14:textId="77777777" w:rsidR="00D37331" w:rsidRDefault="00D37331" w:rsidP="00D37331">
      <w:pPr>
        <w:numPr>
          <w:ilvl w:val="0"/>
          <w:numId w:val="120"/>
        </w:numPr>
      </w:pPr>
      <w:r w:rsidRPr="00D37331">
        <w:t>generación de entrenamientos adaptativos mediante IA</w:t>
      </w:r>
    </w:p>
    <w:p w14:paraId="388BCA32" w14:textId="77777777" w:rsidR="00D37331" w:rsidRDefault="00D37331" w:rsidP="00D37331"/>
    <w:p w14:paraId="46254CE1" w14:textId="77777777" w:rsidR="00D37331" w:rsidRDefault="00D37331" w:rsidP="00D37331"/>
    <w:p w14:paraId="36FDC129" w14:textId="77777777" w:rsidR="00D37331" w:rsidRPr="00D37331" w:rsidRDefault="00D37331" w:rsidP="00D37331"/>
    <w:p w14:paraId="3F9C765D" w14:textId="53BFAF9B" w:rsidR="00D37331" w:rsidRDefault="00D37331" w:rsidP="00D37331">
      <w:pPr>
        <w:pStyle w:val="Ttulo3"/>
      </w:pPr>
      <w:r>
        <w:lastRenderedPageBreak/>
        <w:t xml:space="preserve">4.1.3. </w:t>
      </w:r>
      <w:proofErr w:type="spellStart"/>
      <w:r w:rsidRPr="00D37331">
        <w:t>AthletIQ</w:t>
      </w:r>
      <w:proofErr w:type="spellEnd"/>
      <w:r w:rsidRPr="00D37331">
        <w:t xml:space="preserve"> Arena</w:t>
      </w:r>
    </w:p>
    <w:p w14:paraId="022A0998" w14:textId="77777777" w:rsidR="00D37331" w:rsidRPr="00D37331" w:rsidRDefault="00D37331" w:rsidP="00D37331">
      <w:r w:rsidRPr="00D37331">
        <w:t>Responsabilidades:</w:t>
      </w:r>
    </w:p>
    <w:p w14:paraId="21BEB26F" w14:textId="77777777" w:rsidR="00D37331" w:rsidRPr="00D37331" w:rsidRDefault="00D37331" w:rsidP="00D37331">
      <w:pPr>
        <w:numPr>
          <w:ilvl w:val="0"/>
          <w:numId w:val="121"/>
        </w:numPr>
      </w:pPr>
      <w:r w:rsidRPr="00D37331">
        <w:t>creación de retos deportivos</w:t>
      </w:r>
    </w:p>
    <w:p w14:paraId="2BD0183B" w14:textId="77777777" w:rsidR="00D37331" w:rsidRPr="00D37331" w:rsidRDefault="00D37331" w:rsidP="00D37331">
      <w:pPr>
        <w:numPr>
          <w:ilvl w:val="0"/>
          <w:numId w:val="121"/>
        </w:numPr>
      </w:pPr>
      <w:r w:rsidRPr="00D37331">
        <w:t>participación en retos</w:t>
      </w:r>
    </w:p>
    <w:p w14:paraId="693E59FC" w14:textId="77777777" w:rsidR="00D37331" w:rsidRPr="00D37331" w:rsidRDefault="00D37331" w:rsidP="00D37331">
      <w:pPr>
        <w:numPr>
          <w:ilvl w:val="0"/>
          <w:numId w:val="121"/>
        </w:numPr>
      </w:pPr>
      <w:r w:rsidRPr="00D37331">
        <w:t>rankings y clasificaciones</w:t>
      </w:r>
    </w:p>
    <w:p w14:paraId="447D23FD" w14:textId="3F7E92B2" w:rsidR="00D37331" w:rsidRDefault="00D37331" w:rsidP="00D37331">
      <w:pPr>
        <w:pStyle w:val="Ttulo3"/>
      </w:pPr>
      <w:r>
        <w:t xml:space="preserve">4.1.4. </w:t>
      </w:r>
      <w:proofErr w:type="spellStart"/>
      <w:r w:rsidRPr="00D37331">
        <w:t>AthletIQ</w:t>
      </w:r>
      <w:proofErr w:type="spellEnd"/>
      <w:r w:rsidRPr="00D37331">
        <w:t xml:space="preserve"> </w:t>
      </w:r>
      <w:proofErr w:type="spellStart"/>
      <w:r w:rsidRPr="00D37331">
        <w:t>Events</w:t>
      </w:r>
      <w:proofErr w:type="spellEnd"/>
    </w:p>
    <w:p w14:paraId="61A3D56E" w14:textId="77777777" w:rsidR="00D37331" w:rsidRPr="00D37331" w:rsidRDefault="00D37331" w:rsidP="00D37331">
      <w:r w:rsidRPr="00D37331">
        <w:t>Responsabilidades:</w:t>
      </w:r>
    </w:p>
    <w:p w14:paraId="653FC629" w14:textId="77777777" w:rsidR="00D37331" w:rsidRPr="00D37331" w:rsidRDefault="00D37331" w:rsidP="00D37331">
      <w:pPr>
        <w:numPr>
          <w:ilvl w:val="0"/>
          <w:numId w:val="122"/>
        </w:numPr>
      </w:pPr>
      <w:r w:rsidRPr="00D37331">
        <w:t>creación de eventos deportivos</w:t>
      </w:r>
    </w:p>
    <w:p w14:paraId="5AA1EDA2" w14:textId="77777777" w:rsidR="00D37331" w:rsidRPr="00D37331" w:rsidRDefault="00D37331" w:rsidP="00D37331">
      <w:pPr>
        <w:numPr>
          <w:ilvl w:val="0"/>
          <w:numId w:val="122"/>
        </w:numPr>
      </w:pPr>
      <w:r w:rsidRPr="00D37331">
        <w:t>registro de participantes</w:t>
      </w:r>
    </w:p>
    <w:p w14:paraId="1126386C" w14:textId="77777777" w:rsidR="00D37331" w:rsidRPr="00D37331" w:rsidRDefault="00D37331" w:rsidP="00D37331">
      <w:pPr>
        <w:numPr>
          <w:ilvl w:val="0"/>
          <w:numId w:val="122"/>
        </w:numPr>
      </w:pPr>
      <w:r w:rsidRPr="00D37331">
        <w:t>seguimiento de resultados</w:t>
      </w:r>
    </w:p>
    <w:p w14:paraId="2318B83D" w14:textId="77777777" w:rsidR="00D37331" w:rsidRPr="00D37331" w:rsidRDefault="00D37331" w:rsidP="00D37331"/>
    <w:p w14:paraId="3930122F" w14:textId="77777777" w:rsidR="00D37331" w:rsidRPr="00D37331" w:rsidRDefault="00D37331" w:rsidP="00D37331"/>
    <w:p w14:paraId="2D8A2AA8" w14:textId="21FDBB3D" w:rsidR="00DC3D7C" w:rsidRDefault="00DC3D7C" w:rsidP="00DC3D7C">
      <w:pPr>
        <w:pStyle w:val="Ttulo3"/>
      </w:pPr>
      <w:r>
        <w:t xml:space="preserve">4.2. </w:t>
      </w:r>
      <w:r w:rsidRPr="00DC3D7C">
        <w:t>Comunicación entre servicios</w:t>
      </w:r>
    </w:p>
    <w:p w14:paraId="3B8EFE7B" w14:textId="77777777" w:rsidR="00DC3D7C" w:rsidRPr="00DC3D7C" w:rsidRDefault="00DC3D7C" w:rsidP="00DC3D7C">
      <w:r w:rsidRPr="00DC3D7C">
        <w:t>Los servicios se comunican mediante:</w:t>
      </w:r>
    </w:p>
    <w:p w14:paraId="77C58681" w14:textId="77777777" w:rsidR="00DC3D7C" w:rsidRPr="00DC3D7C" w:rsidRDefault="00DC3D7C" w:rsidP="00DC3D7C">
      <w:pPr>
        <w:numPr>
          <w:ilvl w:val="0"/>
          <w:numId w:val="106"/>
        </w:numPr>
      </w:pPr>
      <w:proofErr w:type="spellStart"/>
      <w:r w:rsidRPr="00DC3D7C">
        <w:t>APIs</w:t>
      </w:r>
      <w:proofErr w:type="spellEnd"/>
      <w:r w:rsidRPr="00DC3D7C">
        <w:t xml:space="preserve"> REST</w:t>
      </w:r>
    </w:p>
    <w:p w14:paraId="6FC5EA30" w14:textId="77777777" w:rsidR="00DC3D7C" w:rsidRPr="00DC3D7C" w:rsidRDefault="00DC3D7C" w:rsidP="00DC3D7C">
      <w:pPr>
        <w:numPr>
          <w:ilvl w:val="0"/>
          <w:numId w:val="106"/>
        </w:numPr>
      </w:pPr>
      <w:r w:rsidRPr="00DC3D7C">
        <w:t>mensajería asíncrona</w:t>
      </w:r>
    </w:p>
    <w:p w14:paraId="16B61FDD" w14:textId="77777777" w:rsidR="00DC3D7C" w:rsidRPr="00DC3D7C" w:rsidRDefault="00DC3D7C" w:rsidP="00DC3D7C">
      <w:pPr>
        <w:numPr>
          <w:ilvl w:val="0"/>
          <w:numId w:val="106"/>
        </w:numPr>
      </w:pPr>
      <w:r w:rsidRPr="00DC3D7C">
        <w:t>eventos</w:t>
      </w:r>
    </w:p>
    <w:p w14:paraId="63F10E77" w14:textId="77777777" w:rsidR="00DC3D7C" w:rsidRPr="00DC3D7C" w:rsidRDefault="00DC3D7C" w:rsidP="00DC3D7C">
      <w:r w:rsidRPr="00DC3D7C">
        <w:t>Tecnologías posibles:</w:t>
      </w:r>
    </w:p>
    <w:p w14:paraId="31C4D960" w14:textId="77777777" w:rsidR="00DC3D7C" w:rsidRPr="00DC3D7C" w:rsidRDefault="00DC3D7C" w:rsidP="00DC3D7C">
      <w:pPr>
        <w:numPr>
          <w:ilvl w:val="0"/>
          <w:numId w:val="107"/>
        </w:numPr>
      </w:pPr>
      <w:r w:rsidRPr="00DC3D7C">
        <w:t>HTTP REST</w:t>
      </w:r>
    </w:p>
    <w:p w14:paraId="67D41229" w14:textId="77777777" w:rsidR="00DC3D7C" w:rsidRPr="00DC3D7C" w:rsidRDefault="00DC3D7C" w:rsidP="00DC3D7C">
      <w:pPr>
        <w:numPr>
          <w:ilvl w:val="0"/>
          <w:numId w:val="107"/>
        </w:numPr>
      </w:pPr>
      <w:proofErr w:type="spellStart"/>
      <w:r w:rsidRPr="00DC3D7C">
        <w:t>gRPC</w:t>
      </w:r>
      <w:proofErr w:type="spellEnd"/>
    </w:p>
    <w:p w14:paraId="4DC9AA60" w14:textId="77777777" w:rsidR="00DC3D7C" w:rsidRPr="00DC3D7C" w:rsidRDefault="00DC3D7C" w:rsidP="00DC3D7C">
      <w:pPr>
        <w:numPr>
          <w:ilvl w:val="0"/>
          <w:numId w:val="107"/>
        </w:numPr>
      </w:pPr>
      <w:proofErr w:type="spellStart"/>
      <w:r w:rsidRPr="00DC3D7C">
        <w:t>Message</w:t>
      </w:r>
      <w:proofErr w:type="spellEnd"/>
      <w:r w:rsidRPr="00DC3D7C">
        <w:t xml:space="preserve"> Broker</w:t>
      </w:r>
    </w:p>
    <w:p w14:paraId="72665B36" w14:textId="77777777" w:rsidR="00DC3D7C" w:rsidRDefault="00DC3D7C" w:rsidP="00DC3D7C"/>
    <w:p w14:paraId="3C79CC17" w14:textId="787206F0" w:rsidR="00DC3D7C" w:rsidRDefault="00DC3D7C" w:rsidP="00DC3D7C">
      <w:pPr>
        <w:pStyle w:val="Ttulo2"/>
      </w:pPr>
      <w:r>
        <w:t xml:space="preserve">5. </w:t>
      </w:r>
      <w:r w:rsidRPr="00DC3D7C">
        <w:t>Modelo de Datos</w:t>
      </w:r>
    </w:p>
    <w:p w14:paraId="0E96FE46" w14:textId="77777777" w:rsidR="00DC3D7C" w:rsidRDefault="00DC3D7C" w:rsidP="00DC3D7C"/>
    <w:p w14:paraId="4ABA479B" w14:textId="77777777" w:rsidR="00D37331" w:rsidRDefault="00D37331" w:rsidP="00DC3D7C"/>
    <w:p w14:paraId="571C8DEE" w14:textId="606889E0" w:rsidR="00DC3D7C" w:rsidRDefault="00DC3D7C" w:rsidP="00DC3D7C">
      <w:pPr>
        <w:pStyle w:val="Ttulo3"/>
      </w:pPr>
      <w:r>
        <w:lastRenderedPageBreak/>
        <w:t xml:space="preserve">5.1. </w:t>
      </w:r>
      <w:r w:rsidRPr="00DC3D7C">
        <w:t>Base de datos</w:t>
      </w:r>
    </w:p>
    <w:p w14:paraId="38379F8B" w14:textId="77777777" w:rsidR="00D37331" w:rsidRPr="00D37331" w:rsidRDefault="00D37331" w:rsidP="00D3733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969"/>
      </w:tblGrid>
      <w:tr w:rsidR="00D37331" w:rsidRPr="00D37331" w14:paraId="62F84231" w14:textId="77777777" w:rsidTr="00D37331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2A157C1C" w14:textId="77777777" w:rsidR="00D37331" w:rsidRPr="00D37331" w:rsidRDefault="00D37331" w:rsidP="00D37331">
            <w:r w:rsidRPr="00D37331">
              <w:t>Servicio</w:t>
            </w:r>
          </w:p>
        </w:tc>
        <w:tc>
          <w:tcPr>
            <w:tcW w:w="3924" w:type="dxa"/>
            <w:vAlign w:val="center"/>
            <w:hideMark/>
          </w:tcPr>
          <w:p w14:paraId="154714DE" w14:textId="77777777" w:rsidR="00D37331" w:rsidRPr="00D37331" w:rsidRDefault="00D37331" w:rsidP="00D37331">
            <w:r w:rsidRPr="00D37331">
              <w:t>Base de datos</w:t>
            </w:r>
          </w:p>
        </w:tc>
      </w:tr>
      <w:tr w:rsidR="00D37331" w:rsidRPr="00D37331" w14:paraId="4D84C8A6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9103ED2" w14:textId="77777777" w:rsidR="00D37331" w:rsidRPr="00D37331" w:rsidRDefault="00D37331" w:rsidP="00D37331">
            <w:r w:rsidRPr="00D37331">
              <w:t>Core</w:t>
            </w:r>
          </w:p>
        </w:tc>
        <w:tc>
          <w:tcPr>
            <w:tcW w:w="3924" w:type="dxa"/>
            <w:vAlign w:val="center"/>
            <w:hideMark/>
          </w:tcPr>
          <w:p w14:paraId="2F46E325" w14:textId="77777777" w:rsidR="00D37331" w:rsidRPr="00D37331" w:rsidRDefault="00D37331" w:rsidP="00D37331">
            <w:r w:rsidRPr="00D37331">
              <w:t>PostgreSQL</w:t>
            </w:r>
          </w:p>
        </w:tc>
      </w:tr>
      <w:tr w:rsidR="00D37331" w:rsidRPr="00D37331" w14:paraId="351BB3F5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A1269B5" w14:textId="77777777" w:rsidR="00D37331" w:rsidRPr="00D37331" w:rsidRDefault="00D37331" w:rsidP="00D37331">
            <w:r w:rsidRPr="00D37331">
              <w:t>Train</w:t>
            </w:r>
          </w:p>
        </w:tc>
        <w:tc>
          <w:tcPr>
            <w:tcW w:w="3924" w:type="dxa"/>
            <w:vAlign w:val="center"/>
            <w:hideMark/>
          </w:tcPr>
          <w:p w14:paraId="2F6E4A0D" w14:textId="77777777" w:rsidR="00D37331" w:rsidRPr="00D37331" w:rsidRDefault="00D37331" w:rsidP="00D37331">
            <w:r w:rsidRPr="00D37331">
              <w:t>PostgreSQL</w:t>
            </w:r>
          </w:p>
        </w:tc>
      </w:tr>
      <w:tr w:rsidR="00D37331" w:rsidRPr="00D37331" w14:paraId="0E3EB304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2D392AD" w14:textId="77777777" w:rsidR="00D37331" w:rsidRPr="00D37331" w:rsidRDefault="00D37331" w:rsidP="00D37331">
            <w:r w:rsidRPr="00D37331">
              <w:t>Arena</w:t>
            </w:r>
          </w:p>
        </w:tc>
        <w:tc>
          <w:tcPr>
            <w:tcW w:w="3924" w:type="dxa"/>
            <w:vAlign w:val="center"/>
            <w:hideMark/>
          </w:tcPr>
          <w:p w14:paraId="09AEB411" w14:textId="77777777" w:rsidR="00D37331" w:rsidRPr="00D37331" w:rsidRDefault="00D37331" w:rsidP="00D37331">
            <w:r w:rsidRPr="00D37331">
              <w:t>PostgreSQL</w:t>
            </w:r>
          </w:p>
        </w:tc>
      </w:tr>
      <w:tr w:rsidR="00D37331" w:rsidRPr="00D37331" w14:paraId="18AAAA9D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6666BD3" w14:textId="77777777" w:rsidR="00D37331" w:rsidRPr="00D37331" w:rsidRDefault="00D37331" w:rsidP="00D37331">
            <w:proofErr w:type="spellStart"/>
            <w:r w:rsidRPr="00D37331">
              <w:t>Events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2433DE7" w14:textId="77777777" w:rsidR="00D37331" w:rsidRPr="00D37331" w:rsidRDefault="00D37331" w:rsidP="00D37331">
            <w:r w:rsidRPr="00D37331">
              <w:t>PostgreSQL</w:t>
            </w:r>
          </w:p>
        </w:tc>
      </w:tr>
    </w:tbl>
    <w:p w14:paraId="7C2ED95B" w14:textId="77777777" w:rsidR="00D37331" w:rsidRDefault="00D37331" w:rsidP="006E33C5">
      <w:pPr>
        <w:pStyle w:val="Ttulo3"/>
      </w:pPr>
    </w:p>
    <w:p w14:paraId="208D731E" w14:textId="6759D435" w:rsidR="003D4611" w:rsidRDefault="006E33C5" w:rsidP="006E33C5">
      <w:pPr>
        <w:pStyle w:val="Ttulo3"/>
      </w:pPr>
      <w:r>
        <w:t xml:space="preserve">5.2. </w:t>
      </w:r>
      <w:r w:rsidRPr="006E33C5">
        <w:t>Estrategia de persistencia</w:t>
      </w:r>
    </w:p>
    <w:p w14:paraId="13F82026" w14:textId="0C066764" w:rsidR="006E33C5" w:rsidRDefault="006E33C5" w:rsidP="006E33C5">
      <w:r w:rsidRPr="006E33C5">
        <w:t>Cada servicio es responsable de su propia base de datos para garantizar el desacoplamiento.</w:t>
      </w:r>
    </w:p>
    <w:p w14:paraId="4A342AA2" w14:textId="77777777" w:rsidR="006E33C5" w:rsidRDefault="006E33C5" w:rsidP="006E33C5"/>
    <w:p w14:paraId="17E1E063" w14:textId="40432286" w:rsidR="006E33C5" w:rsidRDefault="006E33C5" w:rsidP="006E33C5">
      <w:pPr>
        <w:pStyle w:val="Ttulo2"/>
      </w:pPr>
      <w:r>
        <w:t xml:space="preserve">6. </w:t>
      </w:r>
      <w:r w:rsidRPr="006E33C5">
        <w:t>Stack Tecnológico</w:t>
      </w:r>
    </w:p>
    <w:p w14:paraId="1C668608" w14:textId="77777777" w:rsidR="006E33C5" w:rsidRDefault="006E33C5" w:rsidP="006E33C5"/>
    <w:p w14:paraId="797F50D4" w14:textId="45C2E105" w:rsidR="006E33C5" w:rsidRDefault="006E33C5" w:rsidP="006E33C5">
      <w:pPr>
        <w:pStyle w:val="Ttulo3"/>
      </w:pPr>
      <w:r>
        <w:t xml:space="preserve">6.1. </w:t>
      </w:r>
      <w:proofErr w:type="spellStart"/>
      <w:r w:rsidRPr="006E33C5">
        <w:t>Frontend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111"/>
      </w:tblGrid>
      <w:tr w:rsidR="006E33C5" w:rsidRPr="006E33C5" w14:paraId="207D09B4" w14:textId="77777777" w:rsidTr="006E33C5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4B7FAA55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Tecnología</w:t>
            </w:r>
          </w:p>
        </w:tc>
        <w:tc>
          <w:tcPr>
            <w:tcW w:w="4066" w:type="dxa"/>
            <w:vAlign w:val="center"/>
            <w:hideMark/>
          </w:tcPr>
          <w:p w14:paraId="7BB66CE8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Propósito</w:t>
            </w:r>
          </w:p>
        </w:tc>
      </w:tr>
      <w:tr w:rsidR="006E33C5" w:rsidRPr="006E33C5" w14:paraId="496A7AE5" w14:textId="77777777" w:rsidTr="006E33C5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7E9F6F5" w14:textId="77777777" w:rsidR="006E33C5" w:rsidRPr="006E33C5" w:rsidRDefault="006E33C5" w:rsidP="006E33C5">
            <w:proofErr w:type="spellStart"/>
            <w:r w:rsidRPr="006E33C5">
              <w:t>React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65B41A86" w14:textId="77777777" w:rsidR="006E33C5" w:rsidRPr="006E33C5" w:rsidRDefault="006E33C5" w:rsidP="006E33C5">
            <w:r w:rsidRPr="006E33C5">
              <w:t>interfaz de usuario</w:t>
            </w:r>
          </w:p>
        </w:tc>
      </w:tr>
      <w:tr w:rsidR="006E33C5" w:rsidRPr="006E33C5" w14:paraId="33364D93" w14:textId="77777777" w:rsidTr="006E33C5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4F97278" w14:textId="77777777" w:rsidR="006E33C5" w:rsidRPr="006E33C5" w:rsidRDefault="006E33C5" w:rsidP="006E33C5">
            <w:proofErr w:type="spellStart"/>
            <w:r w:rsidRPr="006E33C5">
              <w:t>TypeScript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0A91FD0" w14:textId="77777777" w:rsidR="006E33C5" w:rsidRPr="006E33C5" w:rsidRDefault="006E33C5" w:rsidP="006E33C5">
            <w:r w:rsidRPr="006E33C5">
              <w:t>tipado</w:t>
            </w:r>
          </w:p>
        </w:tc>
      </w:tr>
    </w:tbl>
    <w:p w14:paraId="7150458A" w14:textId="77777777" w:rsidR="006E33C5" w:rsidRPr="006E33C5" w:rsidRDefault="006E33C5" w:rsidP="006E33C5"/>
    <w:p w14:paraId="7715B7CA" w14:textId="372EB6A1" w:rsidR="003D4611" w:rsidRDefault="006E33C5" w:rsidP="006E33C5">
      <w:pPr>
        <w:pStyle w:val="Ttulo3"/>
      </w:pPr>
      <w:r>
        <w:t xml:space="preserve">6.2. </w:t>
      </w:r>
      <w:proofErr w:type="spellStart"/>
      <w:r w:rsidRPr="006E33C5">
        <w:t>Backend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6E33C5" w:rsidRPr="006E33C5" w14:paraId="05EFECD6" w14:textId="77777777" w:rsidTr="006E33C5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3726401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Tecnología</w:t>
            </w:r>
          </w:p>
        </w:tc>
        <w:tc>
          <w:tcPr>
            <w:tcW w:w="5200" w:type="dxa"/>
            <w:vAlign w:val="center"/>
            <w:hideMark/>
          </w:tcPr>
          <w:p w14:paraId="3673722D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Propósito</w:t>
            </w:r>
          </w:p>
        </w:tc>
      </w:tr>
      <w:tr w:rsidR="006E33C5" w:rsidRPr="006E33C5" w14:paraId="572D7CC0" w14:textId="77777777" w:rsidTr="006E33C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5D81F7" w14:textId="77777777" w:rsidR="006E33C5" w:rsidRPr="006E33C5" w:rsidRDefault="006E33C5" w:rsidP="006E33C5">
            <w:r w:rsidRPr="006E33C5">
              <w:t>Node.js</w:t>
            </w:r>
          </w:p>
        </w:tc>
        <w:tc>
          <w:tcPr>
            <w:tcW w:w="5200" w:type="dxa"/>
            <w:vAlign w:val="center"/>
            <w:hideMark/>
          </w:tcPr>
          <w:p w14:paraId="7E4FD1B8" w14:textId="77777777" w:rsidR="006E33C5" w:rsidRPr="006E33C5" w:rsidRDefault="006E33C5" w:rsidP="006E33C5">
            <w:proofErr w:type="spellStart"/>
            <w:r w:rsidRPr="006E33C5">
              <w:t>runtime</w:t>
            </w:r>
            <w:proofErr w:type="spellEnd"/>
          </w:p>
        </w:tc>
      </w:tr>
      <w:tr w:rsidR="006E33C5" w:rsidRPr="006E33C5" w14:paraId="0D26BCCF" w14:textId="77777777" w:rsidTr="006E33C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717A3CD" w14:textId="77777777" w:rsidR="006E33C5" w:rsidRPr="006E33C5" w:rsidRDefault="006E33C5" w:rsidP="006E33C5">
            <w:r w:rsidRPr="006E33C5">
              <w:t>Framework</w:t>
            </w:r>
          </w:p>
        </w:tc>
        <w:tc>
          <w:tcPr>
            <w:tcW w:w="5200" w:type="dxa"/>
            <w:vAlign w:val="center"/>
            <w:hideMark/>
          </w:tcPr>
          <w:p w14:paraId="30F39EFA" w14:textId="77777777" w:rsidR="006E33C5" w:rsidRPr="006E33C5" w:rsidRDefault="006E33C5" w:rsidP="006E33C5">
            <w:r w:rsidRPr="006E33C5">
              <w:t xml:space="preserve">desarrollo de </w:t>
            </w:r>
            <w:proofErr w:type="spellStart"/>
            <w:r w:rsidRPr="006E33C5">
              <w:t>APIs</w:t>
            </w:r>
            <w:proofErr w:type="spellEnd"/>
          </w:p>
        </w:tc>
      </w:tr>
    </w:tbl>
    <w:p w14:paraId="734F49D9" w14:textId="77777777" w:rsidR="006E33C5" w:rsidRDefault="006E33C5" w:rsidP="006E33C5"/>
    <w:p w14:paraId="58DD6E9B" w14:textId="3A5B8B95" w:rsidR="00E23E03" w:rsidRDefault="00E23E03" w:rsidP="00E23E03">
      <w:pPr>
        <w:pStyle w:val="Ttulo3"/>
      </w:pPr>
      <w:r>
        <w:lastRenderedPageBreak/>
        <w:t xml:space="preserve">6.3. </w:t>
      </w:r>
      <w:r w:rsidRPr="00E23E03">
        <w:t>Base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E23E03" w:rsidRPr="00E23E03" w14:paraId="5C632234" w14:textId="77777777" w:rsidTr="00E23E0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84F1185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Tecnología</w:t>
            </w:r>
          </w:p>
        </w:tc>
        <w:tc>
          <w:tcPr>
            <w:tcW w:w="5200" w:type="dxa"/>
            <w:vAlign w:val="center"/>
            <w:hideMark/>
          </w:tcPr>
          <w:p w14:paraId="0C60106F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Propósito</w:t>
            </w:r>
          </w:p>
        </w:tc>
      </w:tr>
      <w:tr w:rsidR="00E23E03" w:rsidRPr="00E23E03" w14:paraId="3F4D16DF" w14:textId="77777777" w:rsidTr="00E23E0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24015A" w14:textId="77777777" w:rsidR="00E23E03" w:rsidRPr="00E23E03" w:rsidRDefault="00E23E03" w:rsidP="00E23E03">
            <w:r w:rsidRPr="00E23E03">
              <w:t>PostgreSQL</w:t>
            </w:r>
          </w:p>
        </w:tc>
        <w:tc>
          <w:tcPr>
            <w:tcW w:w="5200" w:type="dxa"/>
            <w:vAlign w:val="center"/>
            <w:hideMark/>
          </w:tcPr>
          <w:p w14:paraId="1A54B915" w14:textId="77777777" w:rsidR="00E23E03" w:rsidRPr="00E23E03" w:rsidRDefault="00E23E03" w:rsidP="00E23E03">
            <w:r w:rsidRPr="00E23E03">
              <w:t>base de datos principal</w:t>
            </w:r>
          </w:p>
        </w:tc>
      </w:tr>
    </w:tbl>
    <w:p w14:paraId="44F9D03F" w14:textId="77777777" w:rsidR="00E23E03" w:rsidRDefault="00E23E03" w:rsidP="00E23E03"/>
    <w:p w14:paraId="74CC4F5E" w14:textId="7F5A1E03" w:rsidR="00E23E03" w:rsidRDefault="00E23E03" w:rsidP="00E23E03">
      <w:pPr>
        <w:pStyle w:val="Ttulo3"/>
      </w:pPr>
      <w:r>
        <w:t xml:space="preserve">6.4. </w:t>
      </w:r>
      <w:r w:rsidRPr="00E23E03">
        <w:t>Infraestructura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E23E03" w:rsidRPr="00E23E03" w14:paraId="1F173E50" w14:textId="77777777" w:rsidTr="00E23E0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53209DC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Tecnología</w:t>
            </w:r>
          </w:p>
        </w:tc>
        <w:tc>
          <w:tcPr>
            <w:tcW w:w="5200" w:type="dxa"/>
            <w:vAlign w:val="center"/>
            <w:hideMark/>
          </w:tcPr>
          <w:p w14:paraId="0BB0F798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Uso</w:t>
            </w:r>
          </w:p>
        </w:tc>
      </w:tr>
      <w:tr w:rsidR="00E23E03" w:rsidRPr="00E23E03" w14:paraId="28925F66" w14:textId="77777777" w:rsidTr="00E23E0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9BE5076" w14:textId="77777777" w:rsidR="00E23E03" w:rsidRPr="00E23E03" w:rsidRDefault="00E23E03" w:rsidP="00E23E03">
            <w:r w:rsidRPr="00E23E03">
              <w:t>Docker</w:t>
            </w:r>
          </w:p>
        </w:tc>
        <w:tc>
          <w:tcPr>
            <w:tcW w:w="5200" w:type="dxa"/>
            <w:vAlign w:val="center"/>
            <w:hideMark/>
          </w:tcPr>
          <w:p w14:paraId="7521B10E" w14:textId="77777777" w:rsidR="00E23E03" w:rsidRPr="00E23E03" w:rsidRDefault="00E23E03" w:rsidP="00E23E03">
            <w:r w:rsidRPr="00E23E03">
              <w:t>contenedores</w:t>
            </w:r>
          </w:p>
        </w:tc>
      </w:tr>
      <w:tr w:rsidR="00E23E03" w:rsidRPr="00E23E03" w14:paraId="06CAA249" w14:textId="77777777" w:rsidTr="00E23E0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2628288" w14:textId="77777777" w:rsidR="00E23E03" w:rsidRPr="00E23E03" w:rsidRDefault="00E23E03" w:rsidP="00E23E03">
            <w:proofErr w:type="spellStart"/>
            <w:r w:rsidRPr="00E23E03">
              <w:t>Kubernetes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683650E7" w14:textId="77777777" w:rsidR="00E23E03" w:rsidRPr="00E23E03" w:rsidRDefault="00E23E03" w:rsidP="00E23E03">
            <w:r w:rsidRPr="00E23E03">
              <w:t>orquestación</w:t>
            </w:r>
          </w:p>
        </w:tc>
      </w:tr>
    </w:tbl>
    <w:p w14:paraId="6C5AB452" w14:textId="77777777" w:rsidR="00E23E03" w:rsidRDefault="00E23E03" w:rsidP="00E23E03"/>
    <w:p w14:paraId="526C2D45" w14:textId="53D3A797" w:rsidR="00E23E03" w:rsidRDefault="00E23E03" w:rsidP="00E23E03">
      <w:pPr>
        <w:pStyle w:val="Ttulo2"/>
      </w:pPr>
      <w:r>
        <w:t xml:space="preserve">7. </w:t>
      </w:r>
      <w:r w:rsidRPr="00E23E03">
        <w:t>Integraciones Externas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D37331" w:rsidRPr="00D37331" w14:paraId="7844EC0E" w14:textId="77777777" w:rsidTr="00D37331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A4CAE53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Plataforma</w:t>
            </w:r>
          </w:p>
        </w:tc>
        <w:tc>
          <w:tcPr>
            <w:tcW w:w="5200" w:type="dxa"/>
            <w:vAlign w:val="center"/>
            <w:hideMark/>
          </w:tcPr>
          <w:p w14:paraId="7AC87BDE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Propósito</w:t>
            </w:r>
          </w:p>
        </w:tc>
      </w:tr>
      <w:tr w:rsidR="00D37331" w:rsidRPr="00D37331" w14:paraId="59FF0388" w14:textId="77777777" w:rsidTr="00D3733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720D165" w14:textId="77777777" w:rsidR="00D37331" w:rsidRPr="00D37331" w:rsidRDefault="00D37331" w:rsidP="00D37331">
            <w:r w:rsidRPr="00D37331">
              <w:t>Garmin</w:t>
            </w:r>
          </w:p>
        </w:tc>
        <w:tc>
          <w:tcPr>
            <w:tcW w:w="5200" w:type="dxa"/>
            <w:vAlign w:val="center"/>
            <w:hideMark/>
          </w:tcPr>
          <w:p w14:paraId="110DD05C" w14:textId="77777777" w:rsidR="00D37331" w:rsidRPr="00D37331" w:rsidRDefault="00D37331" w:rsidP="00D37331">
            <w:r w:rsidRPr="00D37331">
              <w:t>sincronización de métricas deportivas</w:t>
            </w:r>
          </w:p>
        </w:tc>
      </w:tr>
      <w:tr w:rsidR="00D37331" w:rsidRPr="00D37331" w14:paraId="278B02C0" w14:textId="77777777" w:rsidTr="00D3733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7375565" w14:textId="77777777" w:rsidR="00D37331" w:rsidRPr="00D37331" w:rsidRDefault="00D37331" w:rsidP="00D37331">
            <w:proofErr w:type="spellStart"/>
            <w:r w:rsidRPr="00D37331">
              <w:t>Strava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10D3C721" w14:textId="77777777" w:rsidR="00D37331" w:rsidRPr="00D37331" w:rsidRDefault="00D37331" w:rsidP="00D37331">
            <w:r w:rsidRPr="00D37331">
              <w:t>importación de actividades</w:t>
            </w:r>
          </w:p>
        </w:tc>
      </w:tr>
      <w:tr w:rsidR="00D37331" w:rsidRPr="00D37331" w14:paraId="12925767" w14:textId="77777777" w:rsidTr="00D3733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AF53759" w14:textId="77777777" w:rsidR="00D37331" w:rsidRPr="00D37331" w:rsidRDefault="00D37331" w:rsidP="00D37331">
            <w:r w:rsidRPr="00D37331">
              <w:t>Apple Health</w:t>
            </w:r>
          </w:p>
        </w:tc>
        <w:tc>
          <w:tcPr>
            <w:tcW w:w="5200" w:type="dxa"/>
            <w:vAlign w:val="center"/>
            <w:hideMark/>
          </w:tcPr>
          <w:p w14:paraId="4C5922A1" w14:textId="77777777" w:rsidR="00D37331" w:rsidRPr="00D37331" w:rsidRDefault="00D37331" w:rsidP="00D37331">
            <w:r w:rsidRPr="00D37331">
              <w:t>datos de actividad desde Apple Watch</w:t>
            </w:r>
          </w:p>
        </w:tc>
      </w:tr>
    </w:tbl>
    <w:p w14:paraId="763FAF32" w14:textId="77777777" w:rsidR="00E23E03" w:rsidRDefault="00E23E03" w:rsidP="00E23E03"/>
    <w:p w14:paraId="76A80B38" w14:textId="461FDDCB" w:rsidR="00E23E03" w:rsidRDefault="00E23E03" w:rsidP="00E23E03">
      <w:pPr>
        <w:pStyle w:val="Ttulo2"/>
      </w:pPr>
      <w:r>
        <w:t xml:space="preserve">8. </w:t>
      </w:r>
      <w:r w:rsidRPr="00E23E03">
        <w:t>Seguridad</w:t>
      </w:r>
    </w:p>
    <w:p w14:paraId="3AA83324" w14:textId="77777777" w:rsidR="00E23E03" w:rsidRPr="00E23E03" w:rsidRDefault="00E23E03" w:rsidP="00E23E03">
      <w:r w:rsidRPr="00E23E03">
        <w:t>Las medidas de seguridad incluyen:</w:t>
      </w:r>
    </w:p>
    <w:p w14:paraId="61BED0B5" w14:textId="77777777" w:rsidR="00E23E03" w:rsidRPr="00E23E03" w:rsidRDefault="00E23E03" w:rsidP="00E23E03">
      <w:pPr>
        <w:numPr>
          <w:ilvl w:val="0"/>
          <w:numId w:val="109"/>
        </w:numPr>
      </w:pPr>
      <w:r w:rsidRPr="00E23E03">
        <w:t>autenticación mediante tokens</w:t>
      </w:r>
    </w:p>
    <w:p w14:paraId="7059876B" w14:textId="77777777" w:rsidR="00E23E03" w:rsidRPr="00E23E03" w:rsidRDefault="00E23E03" w:rsidP="00E23E03">
      <w:pPr>
        <w:numPr>
          <w:ilvl w:val="0"/>
          <w:numId w:val="109"/>
        </w:numPr>
      </w:pPr>
      <w:r w:rsidRPr="00E23E03">
        <w:t>cifrado de datos sensibles</w:t>
      </w:r>
    </w:p>
    <w:p w14:paraId="35AD01A4" w14:textId="77777777" w:rsidR="00E23E03" w:rsidRPr="00E23E03" w:rsidRDefault="00E23E03" w:rsidP="00E23E03">
      <w:pPr>
        <w:numPr>
          <w:ilvl w:val="0"/>
          <w:numId w:val="109"/>
        </w:numPr>
      </w:pPr>
      <w:r w:rsidRPr="00E23E03">
        <w:t>control de acceso basado en roles</w:t>
      </w:r>
    </w:p>
    <w:p w14:paraId="4D7EB47E" w14:textId="77777777" w:rsidR="00E23E03" w:rsidRDefault="00E23E03" w:rsidP="00E23E03"/>
    <w:p w14:paraId="517BAE4E" w14:textId="05B3B82B" w:rsidR="00E23E03" w:rsidRDefault="00E23E03" w:rsidP="00E23E03">
      <w:pPr>
        <w:pStyle w:val="Ttulo2"/>
      </w:pPr>
      <w:r>
        <w:t xml:space="preserve">9. </w:t>
      </w:r>
      <w:r w:rsidRPr="00E23E03">
        <w:t>Escalabilidad</w:t>
      </w:r>
    </w:p>
    <w:p w14:paraId="36AE01B0" w14:textId="77777777" w:rsidR="00E23E03" w:rsidRPr="00E23E03" w:rsidRDefault="00E23E03" w:rsidP="00E23E03">
      <w:r w:rsidRPr="00E23E03">
        <w:t>El sistema está diseñado para soportar escalabilidad horizontal mediante:</w:t>
      </w:r>
    </w:p>
    <w:p w14:paraId="4C8393DB" w14:textId="77777777" w:rsidR="00E23E03" w:rsidRPr="00E23E03" w:rsidRDefault="00E23E03" w:rsidP="00E23E03">
      <w:pPr>
        <w:numPr>
          <w:ilvl w:val="0"/>
          <w:numId w:val="110"/>
        </w:numPr>
      </w:pPr>
      <w:r w:rsidRPr="00E23E03">
        <w:t>balanceadores de carga</w:t>
      </w:r>
    </w:p>
    <w:p w14:paraId="6ECC0702" w14:textId="77777777" w:rsidR="00E23E03" w:rsidRPr="00E23E03" w:rsidRDefault="00E23E03" w:rsidP="00E23E03">
      <w:pPr>
        <w:numPr>
          <w:ilvl w:val="0"/>
          <w:numId w:val="110"/>
        </w:numPr>
      </w:pPr>
      <w:r w:rsidRPr="00E23E03">
        <w:lastRenderedPageBreak/>
        <w:t>contenedores</w:t>
      </w:r>
    </w:p>
    <w:p w14:paraId="2435B863" w14:textId="77777777" w:rsidR="00E23E03" w:rsidRPr="00E23E03" w:rsidRDefault="00E23E03" w:rsidP="00E23E03">
      <w:pPr>
        <w:numPr>
          <w:ilvl w:val="0"/>
          <w:numId w:val="110"/>
        </w:numPr>
      </w:pPr>
      <w:r w:rsidRPr="00E23E03">
        <w:t>microservicios independientes</w:t>
      </w:r>
    </w:p>
    <w:p w14:paraId="45CEFDCF" w14:textId="77777777" w:rsidR="00E23E03" w:rsidRDefault="00E23E03" w:rsidP="00E23E03"/>
    <w:p w14:paraId="77E5AA75" w14:textId="36649334" w:rsidR="00E23E03" w:rsidRDefault="00E23E03" w:rsidP="00E23E03">
      <w:pPr>
        <w:pStyle w:val="Ttulo2"/>
      </w:pPr>
      <w:r>
        <w:t xml:space="preserve">10. </w:t>
      </w:r>
      <w:r w:rsidRPr="00E23E03">
        <w:t>Despliegue</w:t>
      </w:r>
    </w:p>
    <w:p w14:paraId="5319AE4F" w14:textId="77777777" w:rsidR="00E23E03" w:rsidRDefault="00E23E03" w:rsidP="00E23E03"/>
    <w:p w14:paraId="2451C860" w14:textId="31E16AAA" w:rsidR="00E23E03" w:rsidRDefault="00E23E03" w:rsidP="00E23E03">
      <w:pPr>
        <w:pStyle w:val="Ttulo3"/>
      </w:pPr>
      <w:r>
        <w:t xml:space="preserve">10.1. </w:t>
      </w:r>
      <w:r w:rsidRPr="00E23E03">
        <w:t>Entornos</w:t>
      </w:r>
    </w:p>
    <w:p w14:paraId="47D5C7B6" w14:textId="77777777" w:rsidR="00E23E03" w:rsidRPr="00E23E03" w:rsidRDefault="00E23E03" w:rsidP="00E23E03">
      <w:r w:rsidRPr="00E23E03">
        <w:t>El sistema se desplegará en los siguientes entornos:</w:t>
      </w:r>
    </w:p>
    <w:p w14:paraId="6F5B699B" w14:textId="77777777" w:rsidR="00E23E03" w:rsidRPr="00E23E03" w:rsidRDefault="00E23E03" w:rsidP="00E23E03">
      <w:pPr>
        <w:numPr>
          <w:ilvl w:val="0"/>
          <w:numId w:val="111"/>
        </w:numPr>
      </w:pPr>
      <w:r w:rsidRPr="00E23E03">
        <w:t>desarrollo</w:t>
      </w:r>
    </w:p>
    <w:p w14:paraId="20EF4D01" w14:textId="77777777" w:rsidR="00E23E03" w:rsidRPr="00E23E03" w:rsidRDefault="00E23E03" w:rsidP="00E23E03">
      <w:pPr>
        <w:numPr>
          <w:ilvl w:val="0"/>
          <w:numId w:val="111"/>
        </w:numPr>
      </w:pPr>
      <w:proofErr w:type="spellStart"/>
      <w:r w:rsidRPr="00E23E03">
        <w:t>staging</w:t>
      </w:r>
      <w:proofErr w:type="spellEnd"/>
    </w:p>
    <w:p w14:paraId="1769F635" w14:textId="77777777" w:rsidR="00E23E03" w:rsidRPr="00E23E03" w:rsidRDefault="00E23E03" w:rsidP="00E23E03">
      <w:pPr>
        <w:numPr>
          <w:ilvl w:val="0"/>
          <w:numId w:val="111"/>
        </w:numPr>
      </w:pPr>
      <w:r w:rsidRPr="00E23E03">
        <w:t>producción</w:t>
      </w:r>
    </w:p>
    <w:p w14:paraId="1E13F8A4" w14:textId="77777777" w:rsidR="00E23E03" w:rsidRDefault="00E23E03" w:rsidP="00E23E03"/>
    <w:p w14:paraId="5E94DE9E" w14:textId="77777777" w:rsidR="00E23E03" w:rsidRDefault="00E23E03" w:rsidP="00E23E03"/>
    <w:p w14:paraId="56219BB9" w14:textId="7B21B1D0" w:rsidR="00E23E03" w:rsidRDefault="00E23E03" w:rsidP="00E23E03">
      <w:pPr>
        <w:pStyle w:val="Ttulo3"/>
      </w:pPr>
      <w:r>
        <w:t xml:space="preserve">10.2. </w:t>
      </w:r>
      <w:r w:rsidRPr="00E23E03">
        <w:t>Pipeline</w:t>
      </w:r>
    </w:p>
    <w:p w14:paraId="47E28178" w14:textId="77777777" w:rsidR="00EA6554" w:rsidRPr="00EA6554" w:rsidRDefault="00EA6554" w:rsidP="00EA6554">
      <w:r w:rsidRPr="00EA6554">
        <w:t>Entornos del sistema:</w:t>
      </w:r>
    </w:p>
    <w:p w14:paraId="578DC1CB" w14:textId="77777777" w:rsidR="00EA6554" w:rsidRPr="00EA6554" w:rsidRDefault="00EA6554" w:rsidP="00EA6554">
      <w:pPr>
        <w:numPr>
          <w:ilvl w:val="0"/>
          <w:numId w:val="123"/>
        </w:numPr>
      </w:pPr>
      <w:r w:rsidRPr="00EA6554">
        <w:t>desarrollo</w:t>
      </w:r>
    </w:p>
    <w:p w14:paraId="74507A7C" w14:textId="77777777" w:rsidR="00EA6554" w:rsidRPr="00EA6554" w:rsidRDefault="00EA6554" w:rsidP="00EA6554">
      <w:pPr>
        <w:numPr>
          <w:ilvl w:val="0"/>
          <w:numId w:val="123"/>
        </w:numPr>
      </w:pPr>
      <w:proofErr w:type="spellStart"/>
      <w:r w:rsidRPr="00EA6554">
        <w:t>staging</w:t>
      </w:r>
      <w:proofErr w:type="spellEnd"/>
    </w:p>
    <w:p w14:paraId="4E77DCE9" w14:textId="77777777" w:rsidR="00EA6554" w:rsidRPr="00EA6554" w:rsidRDefault="00EA6554" w:rsidP="00EA6554">
      <w:pPr>
        <w:numPr>
          <w:ilvl w:val="0"/>
          <w:numId w:val="123"/>
        </w:numPr>
      </w:pPr>
      <w:r w:rsidRPr="00EA6554">
        <w:t>producción</w:t>
      </w:r>
    </w:p>
    <w:p w14:paraId="6762A5D7" w14:textId="77777777" w:rsidR="00EA6554" w:rsidRPr="00EA6554" w:rsidRDefault="00EA6554" w:rsidP="00EA6554">
      <w:r w:rsidRPr="00EA6554">
        <w:t>Despliegue mediante:</w:t>
      </w:r>
    </w:p>
    <w:p w14:paraId="4E812915" w14:textId="77777777" w:rsidR="00EA6554" w:rsidRPr="00EA6554" w:rsidRDefault="00EA6554" w:rsidP="00EA6554">
      <w:pPr>
        <w:numPr>
          <w:ilvl w:val="0"/>
          <w:numId w:val="124"/>
        </w:numPr>
      </w:pPr>
      <w:r w:rsidRPr="00EA6554">
        <w:t>CI/CD</w:t>
      </w:r>
    </w:p>
    <w:p w14:paraId="4C11EDC2" w14:textId="77777777" w:rsidR="00EA6554" w:rsidRPr="00EA6554" w:rsidRDefault="00EA6554" w:rsidP="00EA6554">
      <w:pPr>
        <w:numPr>
          <w:ilvl w:val="0"/>
          <w:numId w:val="124"/>
        </w:numPr>
      </w:pPr>
      <w:r w:rsidRPr="00EA6554">
        <w:t>contenedores Docker</w:t>
      </w:r>
    </w:p>
    <w:p w14:paraId="0D35E692" w14:textId="77777777" w:rsidR="00E23E03" w:rsidRDefault="00E23E03" w:rsidP="00E23E03"/>
    <w:p w14:paraId="5F011A04" w14:textId="0DF92156" w:rsidR="00E23E03" w:rsidRDefault="00E23E03" w:rsidP="00E23E03">
      <w:pPr>
        <w:pStyle w:val="Ttulo2"/>
      </w:pPr>
      <w:r>
        <w:t xml:space="preserve">11. </w:t>
      </w:r>
      <w:r w:rsidRPr="00E23E03">
        <w:t xml:space="preserve">Monitoreo y </w:t>
      </w:r>
      <w:proofErr w:type="spellStart"/>
      <w:r w:rsidRPr="00E23E03">
        <w:t>Observabilidad</w:t>
      </w:r>
      <w:proofErr w:type="spellEnd"/>
    </w:p>
    <w:p w14:paraId="315CABCF" w14:textId="77777777" w:rsidR="00EA6554" w:rsidRPr="00EA6554" w:rsidRDefault="00EA6554" w:rsidP="00EA6554">
      <w:r w:rsidRPr="00EA6554">
        <w:t>Herramientas posibles:</w:t>
      </w:r>
    </w:p>
    <w:p w14:paraId="4B37FD10" w14:textId="77777777" w:rsidR="00EA6554" w:rsidRPr="00EA6554" w:rsidRDefault="00EA6554" w:rsidP="00EA6554">
      <w:pPr>
        <w:numPr>
          <w:ilvl w:val="0"/>
          <w:numId w:val="125"/>
        </w:numPr>
      </w:pPr>
      <w:r w:rsidRPr="00EA6554">
        <w:t>Prometheus</w:t>
      </w:r>
    </w:p>
    <w:p w14:paraId="3DF438FD" w14:textId="77777777" w:rsidR="00EA6554" w:rsidRPr="00EA6554" w:rsidRDefault="00EA6554" w:rsidP="00EA6554">
      <w:pPr>
        <w:numPr>
          <w:ilvl w:val="0"/>
          <w:numId w:val="125"/>
        </w:numPr>
      </w:pPr>
      <w:proofErr w:type="spellStart"/>
      <w:r w:rsidRPr="00EA6554">
        <w:t>Grafana</w:t>
      </w:r>
      <w:proofErr w:type="spellEnd"/>
    </w:p>
    <w:p w14:paraId="5D3B0425" w14:textId="77777777" w:rsidR="00EA6554" w:rsidRPr="00EA6554" w:rsidRDefault="00EA6554" w:rsidP="00EA6554">
      <w:pPr>
        <w:numPr>
          <w:ilvl w:val="0"/>
          <w:numId w:val="125"/>
        </w:numPr>
      </w:pPr>
      <w:r w:rsidRPr="00EA6554">
        <w:t>ELK Stack</w:t>
      </w:r>
    </w:p>
    <w:p w14:paraId="3C1AEF29" w14:textId="77777777" w:rsidR="00EA6554" w:rsidRPr="00EA6554" w:rsidRDefault="00EA6554" w:rsidP="00EA6554">
      <w:r w:rsidRPr="00EA6554">
        <w:lastRenderedPageBreak/>
        <w:t>Estas herramientas permitirán:</w:t>
      </w:r>
    </w:p>
    <w:p w14:paraId="7055CB10" w14:textId="77777777" w:rsidR="00EA6554" w:rsidRPr="00EA6554" w:rsidRDefault="00EA6554" w:rsidP="00EA6554">
      <w:pPr>
        <w:numPr>
          <w:ilvl w:val="0"/>
          <w:numId w:val="126"/>
        </w:numPr>
      </w:pPr>
      <w:r w:rsidRPr="00EA6554">
        <w:t>monitoreo del sistema</w:t>
      </w:r>
    </w:p>
    <w:p w14:paraId="265C167B" w14:textId="77777777" w:rsidR="00EA6554" w:rsidRPr="00EA6554" w:rsidRDefault="00EA6554" w:rsidP="00EA6554">
      <w:pPr>
        <w:numPr>
          <w:ilvl w:val="0"/>
          <w:numId w:val="126"/>
        </w:numPr>
      </w:pPr>
      <w:r w:rsidRPr="00EA6554">
        <w:t>análisis de logs</w:t>
      </w:r>
    </w:p>
    <w:p w14:paraId="35D7354A" w14:textId="77777777" w:rsidR="00EA6554" w:rsidRPr="00EA6554" w:rsidRDefault="00EA6554" w:rsidP="00EA6554">
      <w:pPr>
        <w:numPr>
          <w:ilvl w:val="0"/>
          <w:numId w:val="126"/>
        </w:numPr>
      </w:pPr>
      <w:r w:rsidRPr="00EA6554">
        <w:t>detección de errores</w:t>
      </w:r>
    </w:p>
    <w:p w14:paraId="0A938F00" w14:textId="77777777" w:rsidR="00E23E03" w:rsidRPr="00E23E03" w:rsidRDefault="00E23E03" w:rsidP="00E23E03">
      <w:r w:rsidRPr="00E23E03">
        <w:t>Ejemplos:</w:t>
      </w:r>
    </w:p>
    <w:p w14:paraId="59E1B250" w14:textId="77777777" w:rsidR="00E23E03" w:rsidRPr="00E23E03" w:rsidRDefault="00E23E03" w:rsidP="00E23E03">
      <w:pPr>
        <w:numPr>
          <w:ilvl w:val="0"/>
          <w:numId w:val="114"/>
        </w:numPr>
      </w:pPr>
      <w:r w:rsidRPr="00E23E03">
        <w:t>Prometheus</w:t>
      </w:r>
    </w:p>
    <w:p w14:paraId="4282938F" w14:textId="77777777" w:rsidR="00E23E03" w:rsidRPr="00E23E03" w:rsidRDefault="00E23E03" w:rsidP="00E23E03">
      <w:pPr>
        <w:numPr>
          <w:ilvl w:val="0"/>
          <w:numId w:val="114"/>
        </w:numPr>
      </w:pPr>
      <w:proofErr w:type="spellStart"/>
      <w:r w:rsidRPr="00E23E03">
        <w:t>Grafana</w:t>
      </w:r>
      <w:proofErr w:type="spellEnd"/>
    </w:p>
    <w:p w14:paraId="2663AF64" w14:textId="77777777" w:rsidR="00E23E03" w:rsidRDefault="00E23E03" w:rsidP="00E23E03">
      <w:pPr>
        <w:numPr>
          <w:ilvl w:val="0"/>
          <w:numId w:val="114"/>
        </w:numPr>
      </w:pPr>
      <w:r w:rsidRPr="00E23E03">
        <w:t>ELK Stack</w:t>
      </w:r>
    </w:p>
    <w:p w14:paraId="6465792D" w14:textId="77777777" w:rsidR="00E23E03" w:rsidRDefault="00E23E03" w:rsidP="00E23E03"/>
    <w:p w14:paraId="6443BCBD" w14:textId="77777777" w:rsidR="00E23E03" w:rsidRDefault="00E23E03" w:rsidP="00E23E03"/>
    <w:p w14:paraId="22F1C2C8" w14:textId="77777777" w:rsidR="00E23E03" w:rsidRDefault="00E23E03" w:rsidP="00E23E03"/>
    <w:p w14:paraId="169D00E5" w14:textId="6A9134B9" w:rsidR="00E23E03" w:rsidRDefault="00E23E03" w:rsidP="00E23E03">
      <w:pPr>
        <w:pStyle w:val="Ttulo2"/>
      </w:pPr>
      <w:r>
        <w:t xml:space="preserve">12. </w:t>
      </w:r>
      <w:r w:rsidRPr="00E23E03">
        <w:t>Riesgos Arquitectónicos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686"/>
        <w:gridCol w:w="3198"/>
      </w:tblGrid>
      <w:tr w:rsidR="00D37331" w:rsidRPr="00D37331" w14:paraId="3C80628E" w14:textId="77777777" w:rsidTr="00D37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318B6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F27BFC1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F42D73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Mitigación</w:t>
            </w:r>
          </w:p>
        </w:tc>
      </w:tr>
      <w:tr w:rsidR="00D37331" w:rsidRPr="00D37331" w14:paraId="7948BD5A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A9E5" w14:textId="77777777" w:rsidR="00D37331" w:rsidRPr="00D37331" w:rsidRDefault="00D37331" w:rsidP="00D37331">
            <w:r w:rsidRPr="00D37331">
              <w:t>Complejidad de microservicios</w:t>
            </w:r>
          </w:p>
        </w:tc>
        <w:tc>
          <w:tcPr>
            <w:tcW w:w="0" w:type="auto"/>
            <w:vAlign w:val="center"/>
            <w:hideMark/>
          </w:tcPr>
          <w:p w14:paraId="6BEF7488" w14:textId="77777777" w:rsidR="00D37331" w:rsidRPr="00D37331" w:rsidRDefault="00D37331" w:rsidP="00D37331">
            <w:r w:rsidRPr="00D37331">
              <w:t>mayor complejidad operativa</w:t>
            </w:r>
          </w:p>
        </w:tc>
        <w:tc>
          <w:tcPr>
            <w:tcW w:w="0" w:type="auto"/>
            <w:vAlign w:val="center"/>
            <w:hideMark/>
          </w:tcPr>
          <w:p w14:paraId="5C56640A" w14:textId="77777777" w:rsidR="00D37331" w:rsidRPr="00D37331" w:rsidRDefault="00D37331" w:rsidP="00D37331">
            <w:r w:rsidRPr="00D37331">
              <w:t>uso de herramientas de monitoreo</w:t>
            </w:r>
          </w:p>
        </w:tc>
      </w:tr>
      <w:tr w:rsidR="00D37331" w:rsidRPr="00D37331" w14:paraId="7FD7AB5C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3135" w14:textId="77777777" w:rsidR="00D37331" w:rsidRPr="00D37331" w:rsidRDefault="00D37331" w:rsidP="00D37331">
            <w:r w:rsidRPr="00D37331">
              <w:t xml:space="preserve">Dependencia de </w:t>
            </w:r>
            <w:proofErr w:type="spellStart"/>
            <w:r w:rsidRPr="00D37331">
              <w:t>APIs</w:t>
            </w:r>
            <w:proofErr w:type="spellEnd"/>
            <w:r w:rsidRPr="00D37331">
              <w:t xml:space="preserve"> externas</w:t>
            </w:r>
          </w:p>
        </w:tc>
        <w:tc>
          <w:tcPr>
            <w:tcW w:w="0" w:type="auto"/>
            <w:vAlign w:val="center"/>
            <w:hideMark/>
          </w:tcPr>
          <w:p w14:paraId="548DC6D9" w14:textId="77777777" w:rsidR="00D37331" w:rsidRPr="00D37331" w:rsidRDefault="00D37331" w:rsidP="00D37331">
            <w:r w:rsidRPr="00D37331">
              <w:t>cambios en integraciones</w:t>
            </w:r>
          </w:p>
        </w:tc>
        <w:tc>
          <w:tcPr>
            <w:tcW w:w="0" w:type="auto"/>
            <w:vAlign w:val="center"/>
            <w:hideMark/>
          </w:tcPr>
          <w:p w14:paraId="5E1251C4" w14:textId="77777777" w:rsidR="00D37331" w:rsidRPr="00D37331" w:rsidRDefault="00D37331" w:rsidP="00D37331">
            <w:r w:rsidRPr="00D37331">
              <w:t>diseño desacoplado</w:t>
            </w:r>
          </w:p>
        </w:tc>
      </w:tr>
    </w:tbl>
    <w:p w14:paraId="7DD18238" w14:textId="77777777" w:rsidR="00E23E03" w:rsidRPr="00E23E03" w:rsidRDefault="00E23E03" w:rsidP="00E23E03"/>
    <w:p w14:paraId="48795169" w14:textId="77777777" w:rsidR="00E23E03" w:rsidRPr="00E23E03" w:rsidRDefault="00E23E03" w:rsidP="00E23E03"/>
    <w:p w14:paraId="33A866BE" w14:textId="6F96B64D" w:rsidR="00E23E03" w:rsidRDefault="00E23E03" w:rsidP="00E23E03">
      <w:pPr>
        <w:pStyle w:val="Ttulo2"/>
      </w:pPr>
      <w:r>
        <w:t xml:space="preserve">13. </w:t>
      </w:r>
      <w:r w:rsidRPr="00E23E03">
        <w:t>Decisiones Arquitectónicas</w:t>
      </w:r>
    </w:p>
    <w:p w14:paraId="792E1A08" w14:textId="60CC8C65" w:rsidR="00E23E03" w:rsidRPr="00E23E03" w:rsidRDefault="00E23E03" w:rsidP="00E23E03">
      <w:r w:rsidRPr="00E23E03">
        <w:t xml:space="preserve">Las decisiones importantes del diseño se documentarán mediante </w:t>
      </w:r>
      <w:r>
        <w:rPr>
          <w:b/>
          <w:bCs/>
        </w:rPr>
        <w:t xml:space="preserve">Registro de Decisiones </w:t>
      </w:r>
      <w:proofErr w:type="spellStart"/>
      <w:r>
        <w:rPr>
          <w:b/>
          <w:bCs/>
        </w:rPr>
        <w:t>Arquitectonicas</w:t>
      </w:r>
      <w:proofErr w:type="spellEnd"/>
    </w:p>
    <w:sectPr w:rsidR="00E23E03" w:rsidRPr="00E23E0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51D7" w14:textId="77777777" w:rsidR="00BB76E8" w:rsidRDefault="00BB76E8" w:rsidP="00CB2649">
      <w:pPr>
        <w:spacing w:after="0" w:line="240" w:lineRule="auto"/>
      </w:pPr>
      <w:r>
        <w:separator/>
      </w:r>
    </w:p>
  </w:endnote>
  <w:endnote w:type="continuationSeparator" w:id="0">
    <w:p w14:paraId="6278CA12" w14:textId="77777777" w:rsidR="00BB76E8" w:rsidRDefault="00BB76E8" w:rsidP="00CB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924A" w14:textId="77777777" w:rsidR="00BB76E8" w:rsidRDefault="00BB76E8" w:rsidP="00CB2649">
      <w:pPr>
        <w:spacing w:after="0" w:line="240" w:lineRule="auto"/>
      </w:pPr>
      <w:r>
        <w:separator/>
      </w:r>
    </w:p>
  </w:footnote>
  <w:footnote w:type="continuationSeparator" w:id="0">
    <w:p w14:paraId="14229A26" w14:textId="77777777" w:rsidR="00BB76E8" w:rsidRDefault="00BB76E8" w:rsidP="00CB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A3FD" w14:textId="77777777" w:rsidR="00CB2649" w:rsidRDefault="00CB2649">
    <w:pPr>
      <w:pStyle w:val="Encabezado"/>
    </w:pPr>
  </w:p>
  <w:p w14:paraId="13DCC17B" w14:textId="77777777" w:rsidR="00CB2649" w:rsidRDefault="00CB2649">
    <w:pPr>
      <w:pStyle w:val="Encabezado"/>
    </w:pPr>
  </w:p>
  <w:p w14:paraId="0B6AAC2A" w14:textId="77777777" w:rsidR="00CB2649" w:rsidRDefault="00CB2649" w:rsidP="00CB2649">
    <w:pPr>
      <w:pStyle w:val="Encabezado"/>
      <w:jc w:val="center"/>
      <w:rPr>
        <w:noProof/>
      </w:rPr>
    </w:pPr>
    <w:ins w:id="0" w:author="Fabricio David Galarza Piedrahita" w:date="2026-03-08T20:33:00Z" w16du:dateUtc="2026-03-09T01:33:00Z">
      <w:r w:rsidRPr="005616FB">
        <w:rPr>
          <w:b/>
          <w:bCs/>
          <w:lang w:val="es-ES"/>
          <w:rPrChange w:id="1" w:author="Fabricio David Galarza Piedrahita" w:date="2026-03-08T20:35:00Z" w16du:dateUtc="2026-03-09T01:35:00Z">
            <w:rPr>
              <w:lang w:val="es-ES"/>
            </w:rPr>
          </w:rPrChange>
        </w:rPr>
        <w:t>Entrenamiento int</w:t>
      </w:r>
    </w:ins>
    <w:ins w:id="2" w:author="Fabricio David Galarza Piedrahita" w:date="2026-03-08T20:34:00Z" w16du:dateUtc="2026-03-09T01:34:00Z">
      <w:r w:rsidRPr="005616FB">
        <w:rPr>
          <w:b/>
          <w:bCs/>
          <w:lang w:val="es-ES"/>
          <w:rPrChange w:id="3" w:author="Fabricio David Galarza Piedrahita" w:date="2026-03-08T20:35:00Z" w16du:dateUtc="2026-03-09T01:35:00Z">
            <w:rPr>
              <w:lang w:val="es-ES"/>
            </w:rPr>
          </w:rPrChange>
        </w:rPr>
        <w:t>eli</w:t>
      </w:r>
    </w:ins>
    <w:ins w:id="4" w:author="Fabricio David Galarza Piedrahita" w:date="2026-03-08T20:33:00Z" w16du:dateUtc="2026-03-09T01:33:00Z">
      <w:r w:rsidRPr="005616FB">
        <w:rPr>
          <w:b/>
          <w:bCs/>
          <w:lang w:val="es-ES"/>
          <w:rPrChange w:id="5" w:author="Fabricio David Galarza Piedrahita" w:date="2026-03-08T20:35:00Z" w16du:dateUtc="2026-03-09T01:35:00Z">
            <w:rPr>
              <w:lang w:val="es-ES"/>
            </w:rPr>
          </w:rPrChange>
        </w:rPr>
        <w:t>gente para atlet</w:t>
      </w:r>
    </w:ins>
    <w:ins w:id="6" w:author="Fabricio David Galarza Piedrahita" w:date="2026-03-08T20:34:00Z" w16du:dateUtc="2026-03-09T01:34:00Z">
      <w:r w:rsidRPr="005616FB">
        <w:rPr>
          <w:b/>
          <w:bCs/>
          <w:lang w:val="es-ES"/>
          <w:rPrChange w:id="7" w:author="Fabricio David Galarza Piedrahita" w:date="2026-03-08T20:35:00Z" w16du:dateUtc="2026-03-09T01:35:00Z">
            <w:rPr>
              <w:lang w:val="es-ES"/>
            </w:rPr>
          </w:rPrChange>
        </w:rPr>
        <w:t>as reales</w:t>
      </w:r>
    </w:ins>
    <w:r>
      <w:rPr>
        <w:noProof/>
      </w:rPr>
      <w:t xml:space="preserve"> </w:t>
    </w:r>
  </w:p>
  <w:p w14:paraId="1CEAF1B0" w14:textId="77777777" w:rsidR="00E23E03" w:rsidRDefault="00E23E03" w:rsidP="00CB2649">
    <w:pPr>
      <w:pStyle w:val="Encabezado"/>
      <w:jc w:val="center"/>
      <w:rPr>
        <w:noProof/>
      </w:rPr>
    </w:pPr>
  </w:p>
  <w:p w14:paraId="3FF2A0B2" w14:textId="77777777" w:rsidR="00E23E03" w:rsidRDefault="00E23E03" w:rsidP="00CB2649">
    <w:pPr>
      <w:pStyle w:val="Encabezado"/>
      <w:jc w:val="center"/>
      <w:rPr>
        <w:noProof/>
      </w:rPr>
    </w:pPr>
  </w:p>
  <w:p w14:paraId="443F783A" w14:textId="2AAEB536" w:rsidR="00CB2649" w:rsidRDefault="00CB2649" w:rsidP="00CB264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C9BE3F" wp14:editId="0F9431C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F50B25" w14:textId="2BDDF7BB" w:rsidR="00CB2649" w:rsidRDefault="00CB26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</w:t>
                              </w:r>
                              <w:r w:rsidR="000F52A5">
                                <w:rPr>
                                  <w:caps/>
                                  <w:color w:val="FFFFFF" w:themeColor="background1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C9BE3F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F50B25" w14:textId="2BDDF7BB" w:rsidR="00CB2649" w:rsidRDefault="00CB26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</w:t>
                        </w:r>
                        <w:r w:rsidR="000F52A5">
                          <w:rPr>
                            <w:caps/>
                            <w:color w:val="FFFFFF" w:themeColor="background1"/>
                          </w:rPr>
                          <w:t>TH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45"/>
    <w:multiLevelType w:val="multilevel"/>
    <w:tmpl w:val="710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C44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7A76"/>
    <w:multiLevelType w:val="multilevel"/>
    <w:tmpl w:val="82E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418"/>
    <w:multiLevelType w:val="multilevel"/>
    <w:tmpl w:val="301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F750D"/>
    <w:multiLevelType w:val="multilevel"/>
    <w:tmpl w:val="9C6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C1713"/>
    <w:multiLevelType w:val="multilevel"/>
    <w:tmpl w:val="E9A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63C5B"/>
    <w:multiLevelType w:val="multilevel"/>
    <w:tmpl w:val="705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34D5"/>
    <w:multiLevelType w:val="multilevel"/>
    <w:tmpl w:val="FAE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B23B2"/>
    <w:multiLevelType w:val="multilevel"/>
    <w:tmpl w:val="527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A3499"/>
    <w:multiLevelType w:val="multilevel"/>
    <w:tmpl w:val="176A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D0BC3"/>
    <w:multiLevelType w:val="hybridMultilevel"/>
    <w:tmpl w:val="B93C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B0577"/>
    <w:multiLevelType w:val="multilevel"/>
    <w:tmpl w:val="AC0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C5312"/>
    <w:multiLevelType w:val="multilevel"/>
    <w:tmpl w:val="29C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906DA"/>
    <w:multiLevelType w:val="multilevel"/>
    <w:tmpl w:val="F7B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E2FBA"/>
    <w:multiLevelType w:val="multilevel"/>
    <w:tmpl w:val="66B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23216"/>
    <w:multiLevelType w:val="multilevel"/>
    <w:tmpl w:val="82B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03382"/>
    <w:multiLevelType w:val="multilevel"/>
    <w:tmpl w:val="8BD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C6493"/>
    <w:multiLevelType w:val="hybridMultilevel"/>
    <w:tmpl w:val="5E16F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5D3C21"/>
    <w:multiLevelType w:val="multilevel"/>
    <w:tmpl w:val="E6B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96D76"/>
    <w:multiLevelType w:val="multilevel"/>
    <w:tmpl w:val="497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62DB0"/>
    <w:multiLevelType w:val="hybridMultilevel"/>
    <w:tmpl w:val="F8D0F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467B96"/>
    <w:multiLevelType w:val="multilevel"/>
    <w:tmpl w:val="030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A94382"/>
    <w:multiLevelType w:val="multilevel"/>
    <w:tmpl w:val="18F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C280E"/>
    <w:multiLevelType w:val="multilevel"/>
    <w:tmpl w:val="9D3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97931"/>
    <w:multiLevelType w:val="multilevel"/>
    <w:tmpl w:val="5C0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C7927"/>
    <w:multiLevelType w:val="multilevel"/>
    <w:tmpl w:val="3B1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96B0B"/>
    <w:multiLevelType w:val="multilevel"/>
    <w:tmpl w:val="B87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36A26"/>
    <w:multiLevelType w:val="hybridMultilevel"/>
    <w:tmpl w:val="203CF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1F7E67"/>
    <w:multiLevelType w:val="multilevel"/>
    <w:tmpl w:val="054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720590"/>
    <w:multiLevelType w:val="multilevel"/>
    <w:tmpl w:val="330E23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22B95D8C"/>
    <w:multiLevelType w:val="multilevel"/>
    <w:tmpl w:val="39B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56B3A"/>
    <w:multiLevelType w:val="multilevel"/>
    <w:tmpl w:val="D1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83B73"/>
    <w:multiLevelType w:val="multilevel"/>
    <w:tmpl w:val="C4A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F62681"/>
    <w:multiLevelType w:val="multilevel"/>
    <w:tmpl w:val="A02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95083E"/>
    <w:multiLevelType w:val="hybridMultilevel"/>
    <w:tmpl w:val="E6B8A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3864E9"/>
    <w:multiLevelType w:val="multilevel"/>
    <w:tmpl w:val="12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887806"/>
    <w:multiLevelType w:val="multilevel"/>
    <w:tmpl w:val="9CC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90A2F"/>
    <w:multiLevelType w:val="hybridMultilevel"/>
    <w:tmpl w:val="B3B6F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CE47DD"/>
    <w:multiLevelType w:val="multilevel"/>
    <w:tmpl w:val="62D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D4D28"/>
    <w:multiLevelType w:val="hybridMultilevel"/>
    <w:tmpl w:val="7804D0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3435DD"/>
    <w:multiLevelType w:val="multilevel"/>
    <w:tmpl w:val="4FA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517A4F"/>
    <w:multiLevelType w:val="multilevel"/>
    <w:tmpl w:val="F4E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CC5CC6"/>
    <w:multiLevelType w:val="multilevel"/>
    <w:tmpl w:val="ACE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5F00D3"/>
    <w:multiLevelType w:val="multilevel"/>
    <w:tmpl w:val="B88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BC6F5D"/>
    <w:multiLevelType w:val="hybridMultilevel"/>
    <w:tmpl w:val="39BA0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9D1A64"/>
    <w:multiLevelType w:val="multilevel"/>
    <w:tmpl w:val="37F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6F1EE5"/>
    <w:multiLevelType w:val="multilevel"/>
    <w:tmpl w:val="DDA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248E4"/>
    <w:multiLevelType w:val="multilevel"/>
    <w:tmpl w:val="463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A358F0"/>
    <w:multiLevelType w:val="multilevel"/>
    <w:tmpl w:val="842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C866E8"/>
    <w:multiLevelType w:val="multilevel"/>
    <w:tmpl w:val="36E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8302E9"/>
    <w:multiLevelType w:val="multilevel"/>
    <w:tmpl w:val="BD4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692B12"/>
    <w:multiLevelType w:val="multilevel"/>
    <w:tmpl w:val="121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B606BD"/>
    <w:multiLevelType w:val="multilevel"/>
    <w:tmpl w:val="7F6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E86F7F"/>
    <w:multiLevelType w:val="multilevel"/>
    <w:tmpl w:val="53B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73487D"/>
    <w:multiLevelType w:val="hybridMultilevel"/>
    <w:tmpl w:val="71B22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6175F6E"/>
    <w:multiLevelType w:val="multilevel"/>
    <w:tmpl w:val="B26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2143AE"/>
    <w:multiLevelType w:val="multilevel"/>
    <w:tmpl w:val="5E8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82DFC"/>
    <w:multiLevelType w:val="hybridMultilevel"/>
    <w:tmpl w:val="A60CC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B82AD8"/>
    <w:multiLevelType w:val="multilevel"/>
    <w:tmpl w:val="D9C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8730BC"/>
    <w:multiLevelType w:val="multilevel"/>
    <w:tmpl w:val="914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EE0212"/>
    <w:multiLevelType w:val="multilevel"/>
    <w:tmpl w:val="4C4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827A9B"/>
    <w:multiLevelType w:val="multilevel"/>
    <w:tmpl w:val="AF2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6111F"/>
    <w:multiLevelType w:val="multilevel"/>
    <w:tmpl w:val="16C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2D0B7B"/>
    <w:multiLevelType w:val="multilevel"/>
    <w:tmpl w:val="24E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A14C0"/>
    <w:multiLevelType w:val="multilevel"/>
    <w:tmpl w:val="7A3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8E468F"/>
    <w:multiLevelType w:val="multilevel"/>
    <w:tmpl w:val="246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8E5BCD"/>
    <w:multiLevelType w:val="multilevel"/>
    <w:tmpl w:val="FFF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D57A08"/>
    <w:multiLevelType w:val="multilevel"/>
    <w:tmpl w:val="CCB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5056BD"/>
    <w:multiLevelType w:val="hybridMultilevel"/>
    <w:tmpl w:val="CA860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6E5C3B"/>
    <w:multiLevelType w:val="multilevel"/>
    <w:tmpl w:val="18E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600CCD"/>
    <w:multiLevelType w:val="multilevel"/>
    <w:tmpl w:val="7B14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73634B"/>
    <w:multiLevelType w:val="multilevel"/>
    <w:tmpl w:val="246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3B52BA"/>
    <w:multiLevelType w:val="multilevel"/>
    <w:tmpl w:val="C56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B929CC"/>
    <w:multiLevelType w:val="hybridMultilevel"/>
    <w:tmpl w:val="6A907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5307AB1"/>
    <w:multiLevelType w:val="multilevel"/>
    <w:tmpl w:val="58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6645A8"/>
    <w:multiLevelType w:val="hybridMultilevel"/>
    <w:tmpl w:val="19647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80D55B3"/>
    <w:multiLevelType w:val="multilevel"/>
    <w:tmpl w:val="F8A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8F36D9"/>
    <w:multiLevelType w:val="multilevel"/>
    <w:tmpl w:val="B7E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C53E28"/>
    <w:multiLevelType w:val="multilevel"/>
    <w:tmpl w:val="6A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CC6DD6"/>
    <w:multiLevelType w:val="multilevel"/>
    <w:tmpl w:val="001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EA7D74"/>
    <w:multiLevelType w:val="multilevel"/>
    <w:tmpl w:val="3CD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EB508B"/>
    <w:multiLevelType w:val="multilevel"/>
    <w:tmpl w:val="515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3028B4"/>
    <w:multiLevelType w:val="multilevel"/>
    <w:tmpl w:val="7D5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4F3953"/>
    <w:multiLevelType w:val="multilevel"/>
    <w:tmpl w:val="B8E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633C8B"/>
    <w:multiLevelType w:val="multilevel"/>
    <w:tmpl w:val="B61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6A38B2"/>
    <w:multiLevelType w:val="multilevel"/>
    <w:tmpl w:val="6BE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B033C3"/>
    <w:multiLevelType w:val="multilevel"/>
    <w:tmpl w:val="F1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F92368"/>
    <w:multiLevelType w:val="hybridMultilevel"/>
    <w:tmpl w:val="0E820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2106A55"/>
    <w:multiLevelType w:val="multilevel"/>
    <w:tmpl w:val="01D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9B205F"/>
    <w:multiLevelType w:val="multilevel"/>
    <w:tmpl w:val="2C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F61DAB"/>
    <w:multiLevelType w:val="multilevel"/>
    <w:tmpl w:val="CB1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CD0B91"/>
    <w:multiLevelType w:val="multilevel"/>
    <w:tmpl w:val="C6E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375EEC"/>
    <w:multiLevelType w:val="multilevel"/>
    <w:tmpl w:val="AFE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F330C5"/>
    <w:multiLevelType w:val="hybridMultilevel"/>
    <w:tmpl w:val="78921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CC4152D"/>
    <w:multiLevelType w:val="multilevel"/>
    <w:tmpl w:val="0AB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FC5FC5"/>
    <w:multiLevelType w:val="multilevel"/>
    <w:tmpl w:val="B3B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830D54"/>
    <w:multiLevelType w:val="multilevel"/>
    <w:tmpl w:val="E0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3112C2"/>
    <w:multiLevelType w:val="multilevel"/>
    <w:tmpl w:val="AD5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522850"/>
    <w:multiLevelType w:val="multilevel"/>
    <w:tmpl w:val="99D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492349"/>
    <w:multiLevelType w:val="hybridMultilevel"/>
    <w:tmpl w:val="A3384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201123F"/>
    <w:multiLevelType w:val="multilevel"/>
    <w:tmpl w:val="4E02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831487"/>
    <w:multiLevelType w:val="hybridMultilevel"/>
    <w:tmpl w:val="4606A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445781"/>
    <w:multiLevelType w:val="multilevel"/>
    <w:tmpl w:val="8ED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BB317C"/>
    <w:multiLevelType w:val="multilevel"/>
    <w:tmpl w:val="3FA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56446D"/>
    <w:multiLevelType w:val="multilevel"/>
    <w:tmpl w:val="754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AF11C4"/>
    <w:multiLevelType w:val="multilevel"/>
    <w:tmpl w:val="6ED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E94B84"/>
    <w:multiLevelType w:val="multilevel"/>
    <w:tmpl w:val="98C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EB3144"/>
    <w:multiLevelType w:val="multilevel"/>
    <w:tmpl w:val="4F3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0177A2"/>
    <w:multiLevelType w:val="multilevel"/>
    <w:tmpl w:val="AA9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B55E96"/>
    <w:multiLevelType w:val="multilevel"/>
    <w:tmpl w:val="744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F29536F"/>
    <w:multiLevelType w:val="multilevel"/>
    <w:tmpl w:val="2C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B03CF"/>
    <w:multiLevelType w:val="multilevel"/>
    <w:tmpl w:val="BD74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FDA4989"/>
    <w:multiLevelType w:val="hybridMultilevel"/>
    <w:tmpl w:val="96A0E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0E957CA"/>
    <w:multiLevelType w:val="multilevel"/>
    <w:tmpl w:val="454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604979"/>
    <w:multiLevelType w:val="multilevel"/>
    <w:tmpl w:val="C73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EB6B14"/>
    <w:multiLevelType w:val="multilevel"/>
    <w:tmpl w:val="590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735E6E"/>
    <w:multiLevelType w:val="multilevel"/>
    <w:tmpl w:val="D22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BB279C"/>
    <w:multiLevelType w:val="multilevel"/>
    <w:tmpl w:val="A1E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FB3238"/>
    <w:multiLevelType w:val="multilevel"/>
    <w:tmpl w:val="796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B92B7E"/>
    <w:multiLevelType w:val="multilevel"/>
    <w:tmpl w:val="74F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C069EE"/>
    <w:multiLevelType w:val="multilevel"/>
    <w:tmpl w:val="34C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8D7D89"/>
    <w:multiLevelType w:val="hybridMultilevel"/>
    <w:tmpl w:val="A072B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572026"/>
    <w:multiLevelType w:val="multilevel"/>
    <w:tmpl w:val="2E3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4D7F75"/>
    <w:multiLevelType w:val="hybridMultilevel"/>
    <w:tmpl w:val="03204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B900CE7"/>
    <w:multiLevelType w:val="multilevel"/>
    <w:tmpl w:val="46E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E33CD9"/>
    <w:multiLevelType w:val="multilevel"/>
    <w:tmpl w:val="426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119">
    <w:abstractNumId w:val="38"/>
  </w:num>
  <w:num w:numId="2" w16cid:durableId="696470131">
    <w:abstractNumId w:val="92"/>
  </w:num>
  <w:num w:numId="3" w16cid:durableId="652031135">
    <w:abstractNumId w:val="97"/>
  </w:num>
  <w:num w:numId="4" w16cid:durableId="229585608">
    <w:abstractNumId w:val="102"/>
  </w:num>
  <w:num w:numId="5" w16cid:durableId="896164724">
    <w:abstractNumId w:val="81"/>
  </w:num>
  <w:num w:numId="6" w16cid:durableId="2054117801">
    <w:abstractNumId w:val="25"/>
  </w:num>
  <w:num w:numId="7" w16cid:durableId="266698364">
    <w:abstractNumId w:val="103"/>
  </w:num>
  <w:num w:numId="8" w16cid:durableId="847327689">
    <w:abstractNumId w:val="53"/>
  </w:num>
  <w:num w:numId="9" w16cid:durableId="1405644891">
    <w:abstractNumId w:val="52"/>
  </w:num>
  <w:num w:numId="10" w16cid:durableId="1495147861">
    <w:abstractNumId w:val="32"/>
  </w:num>
  <w:num w:numId="11" w16cid:durableId="2114202641">
    <w:abstractNumId w:val="119"/>
  </w:num>
  <w:num w:numId="12" w16cid:durableId="911700900">
    <w:abstractNumId w:val="66"/>
  </w:num>
  <w:num w:numId="13" w16cid:durableId="2037581785">
    <w:abstractNumId w:val="55"/>
  </w:num>
  <w:num w:numId="14" w16cid:durableId="999701037">
    <w:abstractNumId w:val="77"/>
  </w:num>
  <w:num w:numId="15" w16cid:durableId="1308822475">
    <w:abstractNumId w:val="19"/>
  </w:num>
  <w:num w:numId="16" w16cid:durableId="453838919">
    <w:abstractNumId w:val="30"/>
  </w:num>
  <w:num w:numId="17" w16cid:durableId="1572736126">
    <w:abstractNumId w:val="41"/>
  </w:num>
  <w:num w:numId="18" w16cid:durableId="2136097319">
    <w:abstractNumId w:val="105"/>
  </w:num>
  <w:num w:numId="19" w16cid:durableId="1550216813">
    <w:abstractNumId w:val="14"/>
  </w:num>
  <w:num w:numId="20" w16cid:durableId="116140761">
    <w:abstractNumId w:val="36"/>
  </w:num>
  <w:num w:numId="21" w16cid:durableId="1390033588">
    <w:abstractNumId w:val="114"/>
  </w:num>
  <w:num w:numId="22" w16cid:durableId="466245604">
    <w:abstractNumId w:val="74"/>
  </w:num>
  <w:num w:numId="23" w16cid:durableId="1694380115">
    <w:abstractNumId w:val="23"/>
  </w:num>
  <w:num w:numId="24" w16cid:durableId="1380788378">
    <w:abstractNumId w:val="40"/>
  </w:num>
  <w:num w:numId="25" w16cid:durableId="752817605">
    <w:abstractNumId w:val="78"/>
  </w:num>
  <w:num w:numId="26" w16cid:durableId="1317345004">
    <w:abstractNumId w:val="84"/>
  </w:num>
  <w:num w:numId="27" w16cid:durableId="1052657289">
    <w:abstractNumId w:val="4"/>
  </w:num>
  <w:num w:numId="28" w16cid:durableId="311641840">
    <w:abstractNumId w:val="65"/>
  </w:num>
  <w:num w:numId="29" w16cid:durableId="1482188557">
    <w:abstractNumId w:val="47"/>
  </w:num>
  <w:num w:numId="30" w16cid:durableId="1579241526">
    <w:abstractNumId w:val="3"/>
  </w:num>
  <w:num w:numId="31" w16cid:durableId="1974748717">
    <w:abstractNumId w:val="111"/>
  </w:num>
  <w:num w:numId="32" w16cid:durableId="26948870">
    <w:abstractNumId w:val="110"/>
  </w:num>
  <w:num w:numId="33" w16cid:durableId="457072314">
    <w:abstractNumId w:val="100"/>
  </w:num>
  <w:num w:numId="34" w16cid:durableId="1677263460">
    <w:abstractNumId w:val="96"/>
  </w:num>
  <w:num w:numId="35" w16cid:durableId="30809730">
    <w:abstractNumId w:val="89"/>
  </w:num>
  <w:num w:numId="36" w16cid:durableId="253367479">
    <w:abstractNumId w:val="22"/>
  </w:num>
  <w:num w:numId="37" w16cid:durableId="1437096541">
    <w:abstractNumId w:val="94"/>
  </w:num>
  <w:num w:numId="38" w16cid:durableId="790977082">
    <w:abstractNumId w:val="95"/>
  </w:num>
  <w:num w:numId="39" w16cid:durableId="1427388408">
    <w:abstractNumId w:val="64"/>
  </w:num>
  <w:num w:numId="40" w16cid:durableId="561984208">
    <w:abstractNumId w:val="98"/>
  </w:num>
  <w:num w:numId="41" w16cid:durableId="768427761">
    <w:abstractNumId w:val="31"/>
  </w:num>
  <w:num w:numId="42" w16cid:durableId="1447391165">
    <w:abstractNumId w:val="86"/>
  </w:num>
  <w:num w:numId="43" w16cid:durableId="870414084">
    <w:abstractNumId w:val="106"/>
  </w:num>
  <w:num w:numId="44" w16cid:durableId="2006321503">
    <w:abstractNumId w:val="46"/>
  </w:num>
  <w:num w:numId="45" w16cid:durableId="2131241495">
    <w:abstractNumId w:val="45"/>
  </w:num>
  <w:num w:numId="46" w16cid:durableId="634486320">
    <w:abstractNumId w:val="125"/>
  </w:num>
  <w:num w:numId="47" w16cid:durableId="1946692542">
    <w:abstractNumId w:val="82"/>
  </w:num>
  <w:num w:numId="48" w16cid:durableId="647442469">
    <w:abstractNumId w:val="67"/>
  </w:num>
  <w:num w:numId="49" w16cid:durableId="1592278504">
    <w:abstractNumId w:val="61"/>
  </w:num>
  <w:num w:numId="50" w16cid:durableId="1656881921">
    <w:abstractNumId w:val="62"/>
  </w:num>
  <w:num w:numId="51" w16cid:durableId="100074917">
    <w:abstractNumId w:val="122"/>
  </w:num>
  <w:num w:numId="52" w16cid:durableId="725686693">
    <w:abstractNumId w:val="43"/>
  </w:num>
  <w:num w:numId="53" w16cid:durableId="2001806027">
    <w:abstractNumId w:val="0"/>
  </w:num>
  <w:num w:numId="54" w16cid:durableId="1867450417">
    <w:abstractNumId w:val="117"/>
  </w:num>
  <w:num w:numId="55" w16cid:durableId="463234491">
    <w:abstractNumId w:val="107"/>
  </w:num>
  <w:num w:numId="56" w16cid:durableId="2121603109">
    <w:abstractNumId w:val="18"/>
  </w:num>
  <w:num w:numId="57" w16cid:durableId="12613907">
    <w:abstractNumId w:val="9"/>
  </w:num>
  <w:num w:numId="58" w16cid:durableId="1284072833">
    <w:abstractNumId w:val="49"/>
  </w:num>
  <w:num w:numId="59" w16cid:durableId="56100760">
    <w:abstractNumId w:val="83"/>
  </w:num>
  <w:num w:numId="60" w16cid:durableId="183325919">
    <w:abstractNumId w:val="12"/>
  </w:num>
  <w:num w:numId="61" w16cid:durableId="1868134401">
    <w:abstractNumId w:val="58"/>
  </w:num>
  <w:num w:numId="62" w16cid:durableId="306592446">
    <w:abstractNumId w:val="24"/>
  </w:num>
  <w:num w:numId="63" w16cid:durableId="1515995840">
    <w:abstractNumId w:val="10"/>
  </w:num>
  <w:num w:numId="64" w16cid:durableId="1750694544">
    <w:abstractNumId w:val="73"/>
  </w:num>
  <w:num w:numId="65" w16cid:durableId="1497258789">
    <w:abstractNumId w:val="101"/>
  </w:num>
  <w:num w:numId="66" w16cid:durableId="697850900">
    <w:abstractNumId w:val="37"/>
  </w:num>
  <w:num w:numId="67" w16cid:durableId="1332101957">
    <w:abstractNumId w:val="109"/>
  </w:num>
  <w:num w:numId="68" w16cid:durableId="2121678641">
    <w:abstractNumId w:val="1"/>
  </w:num>
  <w:num w:numId="69" w16cid:durableId="481316421">
    <w:abstractNumId w:val="29"/>
  </w:num>
  <w:num w:numId="70" w16cid:durableId="2073235250">
    <w:abstractNumId w:val="27"/>
  </w:num>
  <w:num w:numId="71" w16cid:durableId="1574388245">
    <w:abstractNumId w:val="13"/>
  </w:num>
  <w:num w:numId="72" w16cid:durableId="999194443">
    <w:abstractNumId w:val="90"/>
  </w:num>
  <w:num w:numId="73" w16cid:durableId="1608195916">
    <w:abstractNumId w:val="33"/>
  </w:num>
  <w:num w:numId="74" w16cid:durableId="958220096">
    <w:abstractNumId w:val="57"/>
  </w:num>
  <w:num w:numId="75" w16cid:durableId="1101029304">
    <w:abstractNumId w:val="87"/>
  </w:num>
  <w:num w:numId="76" w16cid:durableId="646210186">
    <w:abstractNumId w:val="20"/>
  </w:num>
  <w:num w:numId="77" w16cid:durableId="2018841829">
    <w:abstractNumId w:val="68"/>
  </w:num>
  <w:num w:numId="78" w16cid:durableId="617302105">
    <w:abstractNumId w:val="54"/>
  </w:num>
  <w:num w:numId="79" w16cid:durableId="188765681">
    <w:abstractNumId w:val="11"/>
  </w:num>
  <w:num w:numId="80" w16cid:durableId="1423337008">
    <w:abstractNumId w:val="71"/>
  </w:num>
  <w:num w:numId="81" w16cid:durableId="1307511187">
    <w:abstractNumId w:val="112"/>
  </w:num>
  <w:num w:numId="82" w16cid:durableId="265692550">
    <w:abstractNumId w:val="75"/>
  </w:num>
  <w:num w:numId="83" w16cid:durableId="1106120546">
    <w:abstractNumId w:val="93"/>
  </w:num>
  <w:num w:numId="84" w16cid:durableId="728184688">
    <w:abstractNumId w:val="35"/>
  </w:num>
  <w:num w:numId="85" w16cid:durableId="1609846424">
    <w:abstractNumId w:val="69"/>
  </w:num>
  <w:num w:numId="86" w16cid:durableId="1280916507">
    <w:abstractNumId w:val="50"/>
  </w:num>
  <w:num w:numId="87" w16cid:durableId="797601919">
    <w:abstractNumId w:val="123"/>
  </w:num>
  <w:num w:numId="88" w16cid:durableId="363139398">
    <w:abstractNumId w:val="5"/>
  </w:num>
  <w:num w:numId="89" w16cid:durableId="457260567">
    <w:abstractNumId w:val="88"/>
  </w:num>
  <w:num w:numId="90" w16cid:durableId="1578634720">
    <w:abstractNumId w:val="121"/>
  </w:num>
  <w:num w:numId="91" w16cid:durableId="1721005925">
    <w:abstractNumId w:val="34"/>
  </w:num>
  <w:num w:numId="92" w16cid:durableId="1639872878">
    <w:abstractNumId w:val="80"/>
  </w:num>
  <w:num w:numId="93" w16cid:durableId="20980868">
    <w:abstractNumId w:val="17"/>
  </w:num>
  <w:num w:numId="94" w16cid:durableId="1714115013">
    <w:abstractNumId w:val="60"/>
  </w:num>
  <w:num w:numId="95" w16cid:durableId="257642478">
    <w:abstractNumId w:val="39"/>
  </w:num>
  <w:num w:numId="96" w16cid:durableId="1344042819">
    <w:abstractNumId w:val="2"/>
  </w:num>
  <w:num w:numId="97" w16cid:durableId="797069869">
    <w:abstractNumId w:val="99"/>
  </w:num>
  <w:num w:numId="98" w16cid:durableId="1589656660">
    <w:abstractNumId w:val="76"/>
  </w:num>
  <w:num w:numId="99" w16cid:durableId="7216997">
    <w:abstractNumId w:val="44"/>
  </w:num>
  <w:num w:numId="100" w16cid:durableId="644899045">
    <w:abstractNumId w:val="7"/>
  </w:num>
  <w:num w:numId="101" w16cid:durableId="1716270053">
    <w:abstractNumId w:val="26"/>
  </w:num>
  <w:num w:numId="102" w16cid:durableId="459350229">
    <w:abstractNumId w:val="51"/>
  </w:num>
  <w:num w:numId="103" w16cid:durableId="377052499">
    <w:abstractNumId w:val="115"/>
  </w:num>
  <w:num w:numId="104" w16cid:durableId="1074468152">
    <w:abstractNumId w:val="28"/>
  </w:num>
  <w:num w:numId="105" w16cid:durableId="1930964476">
    <w:abstractNumId w:val="70"/>
  </w:num>
  <w:num w:numId="106" w16cid:durableId="595021323">
    <w:abstractNumId w:val="48"/>
  </w:num>
  <w:num w:numId="107" w16cid:durableId="699362032">
    <w:abstractNumId w:val="72"/>
  </w:num>
  <w:num w:numId="108" w16cid:durableId="1041631455">
    <w:abstractNumId w:val="21"/>
  </w:num>
  <w:num w:numId="109" w16cid:durableId="348408428">
    <w:abstractNumId w:val="16"/>
  </w:num>
  <w:num w:numId="110" w16cid:durableId="1183740042">
    <w:abstractNumId w:val="85"/>
  </w:num>
  <w:num w:numId="111" w16cid:durableId="135493594">
    <w:abstractNumId w:val="113"/>
  </w:num>
  <w:num w:numId="112" w16cid:durableId="420837606">
    <w:abstractNumId w:val="108"/>
  </w:num>
  <w:num w:numId="113" w16cid:durableId="576404374">
    <w:abstractNumId w:val="91"/>
  </w:num>
  <w:num w:numId="114" w16cid:durableId="1448161860">
    <w:abstractNumId w:val="56"/>
  </w:num>
  <w:num w:numId="115" w16cid:durableId="706223716">
    <w:abstractNumId w:val="6"/>
  </w:num>
  <w:num w:numId="116" w16cid:durableId="54204588">
    <w:abstractNumId w:val="63"/>
  </w:num>
  <w:num w:numId="117" w16cid:durableId="2078284430">
    <w:abstractNumId w:val="124"/>
  </w:num>
  <w:num w:numId="118" w16cid:durableId="1174879003">
    <w:abstractNumId w:val="8"/>
  </w:num>
  <w:num w:numId="119" w16cid:durableId="1937444854">
    <w:abstractNumId w:val="116"/>
  </w:num>
  <w:num w:numId="120" w16cid:durableId="2091928257">
    <w:abstractNumId w:val="120"/>
  </w:num>
  <w:num w:numId="121" w16cid:durableId="1454396997">
    <w:abstractNumId w:val="42"/>
  </w:num>
  <w:num w:numId="122" w16cid:durableId="84767890">
    <w:abstractNumId w:val="59"/>
  </w:num>
  <w:num w:numId="123" w16cid:durableId="1720202174">
    <w:abstractNumId w:val="104"/>
  </w:num>
  <w:num w:numId="124" w16cid:durableId="1576814670">
    <w:abstractNumId w:val="79"/>
  </w:num>
  <w:num w:numId="125" w16cid:durableId="1708985360">
    <w:abstractNumId w:val="15"/>
  </w:num>
  <w:num w:numId="126" w16cid:durableId="1559315268">
    <w:abstractNumId w:val="1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ricio David Galarza Piedrahita">
    <w15:presenceInfo w15:providerId="Windows Live" w15:userId="32f76fcf48736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49"/>
    <w:rsid w:val="000D52A0"/>
    <w:rsid w:val="000F52A5"/>
    <w:rsid w:val="0016400F"/>
    <w:rsid w:val="003D4611"/>
    <w:rsid w:val="0046738D"/>
    <w:rsid w:val="005E3FA9"/>
    <w:rsid w:val="006C0569"/>
    <w:rsid w:val="006E33C5"/>
    <w:rsid w:val="006F3CDD"/>
    <w:rsid w:val="00714687"/>
    <w:rsid w:val="007213FB"/>
    <w:rsid w:val="00832537"/>
    <w:rsid w:val="0084704E"/>
    <w:rsid w:val="008977AB"/>
    <w:rsid w:val="00A2261A"/>
    <w:rsid w:val="00B15215"/>
    <w:rsid w:val="00BB76E8"/>
    <w:rsid w:val="00BF64AD"/>
    <w:rsid w:val="00CB2649"/>
    <w:rsid w:val="00CE0AB0"/>
    <w:rsid w:val="00D3526B"/>
    <w:rsid w:val="00D37331"/>
    <w:rsid w:val="00DC3D7C"/>
    <w:rsid w:val="00E23E03"/>
    <w:rsid w:val="00E83317"/>
    <w:rsid w:val="00E83D3C"/>
    <w:rsid w:val="00EA6554"/>
    <w:rsid w:val="00EB0840"/>
    <w:rsid w:val="00EC4954"/>
    <w:rsid w:val="00FA5DCA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AD269"/>
  <w15:chartTrackingRefBased/>
  <w15:docId w15:val="{F001D01E-3C93-49E7-947C-FBE689BC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6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649"/>
  </w:style>
  <w:style w:type="paragraph" w:styleId="Piedepgina">
    <w:name w:val="footer"/>
    <w:basedOn w:val="Normal"/>
    <w:link w:val="Piedepgina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649"/>
  </w:style>
  <w:style w:type="paragraph" w:styleId="Sinespaciado">
    <w:name w:val="No Spacing"/>
    <w:uiPriority w:val="1"/>
    <w:qFormat/>
    <w:rsid w:val="00FA5D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1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FED68-2DCD-468C-9107-142E9C7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4</cp:revision>
  <dcterms:created xsi:type="dcterms:W3CDTF">2026-03-13T13:46:00Z</dcterms:created>
  <dcterms:modified xsi:type="dcterms:W3CDTF">2026-03-13T14:55:00Z</dcterms:modified>
</cp:coreProperties>
</file>